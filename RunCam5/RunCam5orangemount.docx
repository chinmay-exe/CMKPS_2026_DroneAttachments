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0" w:type="dxa"/>
        <w:tblLayout w:type="autofit"/>
        <w:tblCellMar>
          <w:top w:w="0" w:type="dxa"/>
          <w:left w:w="108" w:type="dxa"/>
          <w:bottom w:w="0" w:type="dxa"/>
          <w:right w:w="108" w:type="dxa"/>
        </w:tblCellMar>
      </w:tblPr>
      <w:tblGrid>
        <w:gridCol w:w="3271"/>
        <w:gridCol w:w="3273"/>
        <w:gridCol w:w="3276"/>
      </w:tblGrid>
      <w:tr w14:paraId="33741C68">
        <w:tblPrEx>
          <w:tblCellMar>
            <w:top w:w="0" w:type="dxa"/>
            <w:left w:w="108" w:type="dxa"/>
            <w:bottom w:w="0" w:type="dxa"/>
            <w:right w:w="108" w:type="dxa"/>
          </w:tblCellMar>
        </w:tblPrEx>
        <w:tc>
          <w:tcPr>
            <w:tcW w:w="9820" w:type="dxa"/>
            <w:gridSpan w:val="3"/>
          </w:tcPr>
          <w:p w14:paraId="22A51DC7">
            <w:pPr>
              <w:rPr>
                <w:rFonts w:hint="default"/>
                <w:lang w:val="en-US"/>
              </w:rPr>
            </w:pPr>
            <w:ins w:id="0" w:author="Author" w:date="2026-06-17T15:27:41Z">
              <w:r>
                <w:rPr>
                  <w:rFonts w:hint="default"/>
                  <w:sz w:val="44"/>
                  <w:szCs w:val="44"/>
                  <w:lang w:val="en-US"/>
                </w:rPr>
                <w:t>CA</w:t>
              </w:r>
            </w:ins>
            <w:ins w:id="1" w:author="Author" w:date="2026-06-17T15:27:47Z">
              <w:r>
                <w:rPr>
                  <w:rFonts w:hint="default"/>
                  <w:sz w:val="44"/>
                  <w:szCs w:val="44"/>
                  <w:lang w:val="en-US"/>
                </w:rPr>
                <w:t>MER</w:t>
              </w:r>
            </w:ins>
            <w:ins w:id="2" w:author="Author" w:date="2026-06-17T15:27:48Z">
              <w:r>
                <w:rPr>
                  <w:rFonts w:hint="default"/>
                  <w:sz w:val="44"/>
                  <w:szCs w:val="44"/>
                  <w:lang w:val="en-US"/>
                </w:rPr>
                <w:t>A</w:t>
              </w:r>
            </w:ins>
            <w:ins w:id="3" w:author="Author" w:date="2026-06-17T15:28:17Z">
              <w:r>
                <w:rPr>
                  <w:rFonts w:hint="default"/>
                  <w:sz w:val="44"/>
                  <w:szCs w:val="44"/>
                  <w:lang w:val="en-US"/>
                </w:rPr>
                <w:t xml:space="preserve"> </w:t>
              </w:r>
            </w:ins>
            <w:ins w:id="4" w:author="Author" w:date="2026-06-17T15:28:19Z">
              <w:r>
                <w:rPr>
                  <w:rFonts w:hint="default"/>
                  <w:sz w:val="44"/>
                  <w:szCs w:val="44"/>
                  <w:lang w:val="en-US"/>
                </w:rPr>
                <w:t>HO</w:t>
              </w:r>
            </w:ins>
            <w:ins w:id="5" w:author="Author" w:date="2026-06-17T15:28:20Z">
              <w:r>
                <w:rPr>
                  <w:rFonts w:hint="default"/>
                  <w:sz w:val="44"/>
                  <w:szCs w:val="44"/>
                  <w:lang w:val="en-US"/>
                </w:rPr>
                <w:t>LDER</w:t>
              </w:r>
            </w:ins>
            <w:ins w:id="6" w:author="Author" w:date="2026-06-17T15:28:22Z">
              <w:r>
                <w:rPr>
                  <w:rFonts w:hint="default"/>
                  <w:sz w:val="44"/>
                  <w:szCs w:val="44"/>
                  <w:lang w:val="en-US"/>
                </w:rPr>
                <w:t xml:space="preserve"> </w:t>
              </w:r>
            </w:ins>
            <w:ins w:id="7" w:author="Author" w:date="2026-06-17T15:28:26Z">
              <w:r>
                <w:rPr>
                  <w:rFonts w:hint="default"/>
                  <w:sz w:val="44"/>
                  <w:szCs w:val="44"/>
                  <w:lang w:val="en-US"/>
                </w:rPr>
                <w:t>F</w:t>
              </w:r>
            </w:ins>
            <w:ins w:id="8" w:author="Author" w:date="2026-06-17T15:28:27Z">
              <w:r>
                <w:rPr>
                  <w:rFonts w:hint="default"/>
                  <w:sz w:val="44"/>
                  <w:szCs w:val="44"/>
                  <w:lang w:val="en-US"/>
                </w:rPr>
                <w:t xml:space="preserve">OR </w:t>
              </w:r>
            </w:ins>
            <w:ins w:id="9" w:author="Author" w:date="2026-06-17T15:28:28Z">
              <w:r>
                <w:rPr>
                  <w:rFonts w:hint="default"/>
                  <w:sz w:val="44"/>
                  <w:szCs w:val="44"/>
                  <w:lang w:val="en-US"/>
                </w:rPr>
                <w:t>RUN</w:t>
              </w:r>
            </w:ins>
            <w:ins w:id="10" w:author="Author" w:date="2026-06-17T15:28:29Z">
              <w:r>
                <w:rPr>
                  <w:rFonts w:hint="default"/>
                  <w:sz w:val="44"/>
                  <w:szCs w:val="44"/>
                  <w:lang w:val="en-US"/>
                </w:rPr>
                <w:t>CAM</w:t>
              </w:r>
            </w:ins>
            <w:ins w:id="11" w:author="Author" w:date="2026-06-17T15:29:15Z">
              <w:r>
                <w:rPr>
                  <w:rFonts w:hint="default"/>
                  <w:sz w:val="44"/>
                  <w:szCs w:val="44"/>
                  <w:lang w:val="en-US"/>
                </w:rPr>
                <w:t xml:space="preserve"> </w:t>
              </w:r>
            </w:ins>
            <w:ins w:id="12" w:author="Author" w:date="2026-06-17T15:29:16Z">
              <w:r>
                <w:rPr>
                  <w:rFonts w:hint="default"/>
                  <w:sz w:val="44"/>
                  <w:szCs w:val="44"/>
                  <w:lang w:val="en-US"/>
                </w:rPr>
                <w:t xml:space="preserve">5 </w:t>
              </w:r>
            </w:ins>
            <w:ins w:id="13" w:author="Author" w:date="2026-06-17T15:29:17Z">
              <w:r>
                <w:rPr>
                  <w:rFonts w:hint="default"/>
                  <w:sz w:val="44"/>
                  <w:szCs w:val="44"/>
                  <w:lang w:val="en-US"/>
                </w:rPr>
                <w:t>ORAN</w:t>
              </w:r>
            </w:ins>
            <w:ins w:id="14" w:author="Author" w:date="2026-06-17T15:29:18Z">
              <w:r>
                <w:rPr>
                  <w:rFonts w:hint="default"/>
                  <w:sz w:val="44"/>
                  <w:szCs w:val="44"/>
                  <w:lang w:val="en-US"/>
                </w:rPr>
                <w:t>GE</w:t>
              </w:r>
            </w:ins>
          </w:p>
        </w:tc>
      </w:tr>
      <w:tr w14:paraId="3D7EBDB0">
        <w:tblPrEx>
          <w:tblCellMar>
            <w:top w:w="0" w:type="dxa"/>
            <w:left w:w="108" w:type="dxa"/>
            <w:bottom w:w="0" w:type="dxa"/>
            <w:right w:w="108" w:type="dxa"/>
          </w:tblCellMar>
        </w:tblPrEx>
        <w:tc>
          <w:tcPr>
            <w:tcW w:w="3271" w:type="dxa"/>
          </w:tcPr>
          <w:p w14:paraId="7FD2828D">
            <w:pPr>
              <w:pStyle w:val="26"/>
              <w:rPr>
                <w:ins w:id="16" w:author="Author" w:date="2026-06-21T13:21:48Z"/>
                <w:rFonts w:ascii="SimSun" w:hAnsi="SimSun" w:eastAsia="SimSun" w:cs="SimSun"/>
                <w:sz w:val="20"/>
                <w:szCs w:val="20"/>
              </w:rPr>
              <w:pPrChange w:id="15" w:author="Author" w:date="2026-06-18T13:52:30Z">
                <w:pPr>
                  <w:pStyle w:val="26"/>
                </w:pPr>
              </w:pPrChange>
            </w:pPr>
            <w:ins w:id="17" w:author="Author" w:date="2026-06-17T15:30:05Z">
              <w:bookmarkStart w:id="0" w:name="AuthorName" w:colFirst="1" w:colLast="1"/>
              <w:r>
                <w:rPr>
                  <w:rFonts w:hint="default"/>
                  <w:lang w:val="en-US"/>
                </w:rPr>
                <w:t>J</w:t>
              </w:r>
            </w:ins>
            <w:ins w:id="18" w:author="Author" w:date="2026-06-17T15:30:06Z">
              <w:r>
                <w:rPr>
                  <w:rFonts w:hint="default"/>
                  <w:lang w:val="en-US"/>
                </w:rPr>
                <w:t>o</w:t>
              </w:r>
            </w:ins>
            <w:ins w:id="19" w:author="Author" w:date="2026-06-17T15:30:07Z">
              <w:r>
                <w:rPr>
                  <w:rFonts w:hint="default"/>
                  <w:lang w:val="en-US"/>
                </w:rPr>
                <w:t>n</w:t>
              </w:r>
            </w:ins>
            <w:ins w:id="20" w:author="Author" w:date="2026-06-17T15:30:08Z">
              <w:r>
                <w:rPr>
                  <w:rFonts w:hint="default"/>
                  <w:lang w:val="en-US"/>
                </w:rPr>
                <w:t>athan</w:t>
              </w:r>
            </w:ins>
            <w:ins w:id="21" w:author="Author" w:date="2026-06-17T15:30:09Z">
              <w:r>
                <w:rPr>
                  <w:rFonts w:hint="default"/>
                  <w:lang w:val="en-US"/>
                </w:rPr>
                <w:t xml:space="preserve"> Go</w:t>
              </w:r>
            </w:ins>
            <w:ins w:id="22" w:author="Author" w:date="2026-06-17T15:30:10Z">
              <w:r>
                <w:rPr>
                  <w:rFonts w:hint="default"/>
                  <w:lang w:val="en-US"/>
                </w:rPr>
                <w:t>mes</w:t>
              </w:r>
            </w:ins>
            <w:r>
              <w:br w:type="textWrapping"/>
            </w:r>
            <w:ins w:id="23" w:author="Author" w:date="2026-06-18T13:51:35Z">
              <w:r>
                <w:rPr>
                  <w:rFonts w:ascii="SimSun" w:hAnsi="SimSun" w:eastAsia="SimSun" w:cs="SimSun"/>
                  <w:sz w:val="20"/>
                  <w:szCs w:val="20"/>
                </w:rPr>
                <w:br w:type="textWrapping"/>
              </w:r>
            </w:ins>
            <w:ins w:id="24" w:author="Author" w:date="2026-06-18T13:51:35Z">
              <w:r>
                <w:rPr>
                  <w:rFonts w:ascii="SimSun" w:hAnsi="SimSun" w:eastAsia="SimSun" w:cs="SimSun"/>
                  <w:sz w:val="20"/>
                  <w:szCs w:val="20"/>
                </w:rPr>
                <w:t>National Institute of Technology Goa</w:t>
              </w:r>
            </w:ins>
            <w:ins w:id="25" w:author="Author" w:date="2026-06-18T13:51:35Z">
              <w:r>
                <w:rPr>
                  <w:rFonts w:ascii="SimSun" w:hAnsi="SimSun" w:eastAsia="SimSun" w:cs="SimSun"/>
                  <w:sz w:val="20"/>
                  <w:szCs w:val="20"/>
                </w:rPr>
                <w:br w:type="textWrapping"/>
              </w:r>
            </w:ins>
            <w:ins w:id="26" w:author="Author" w:date="2026-06-18T13:51:35Z">
              <w:r>
                <w:rPr>
                  <w:rFonts w:ascii="SimSun" w:hAnsi="SimSun" w:eastAsia="SimSun" w:cs="SimSun"/>
                  <w:sz w:val="20"/>
                  <w:szCs w:val="20"/>
                </w:rPr>
                <w:t>Goa,India</w:t>
              </w:r>
            </w:ins>
          </w:p>
          <w:p w14:paraId="7FD2828D">
            <w:pPr>
              <w:pStyle w:val="26"/>
              <w:rPr>
                <w:rFonts w:hint="default"/>
                <w:lang w:val="en-US"/>
              </w:rPr>
              <w:pPrChange w:id="27" w:author="Author" w:date="2026-06-21T13:21:47Z">
                <w:pPr>
                  <w:pStyle w:val="26"/>
                </w:pPr>
              </w:pPrChange>
            </w:pPr>
            <w:r>
              <w:rPr>
                <w:i/>
              </w:rPr>
              <w:t>Affiliation</w:t>
            </w:r>
            <w:r>
              <w:br w:type="textWrapping"/>
            </w:r>
            <w:ins w:id="28" w:author="Author" w:date="2026-06-17T15:31:34Z">
              <w:r>
                <w:rPr>
                  <w:rFonts w:hint="default"/>
                  <w:lang w:val="en-US"/>
                </w:rPr>
                <w:t>24</w:t>
              </w:r>
            </w:ins>
            <w:ins w:id="29" w:author="Author" w:date="2026-06-17T15:31:35Z">
              <w:r>
                <w:rPr>
                  <w:rFonts w:hint="default"/>
                  <w:lang w:val="en-US"/>
                </w:rPr>
                <w:t>m</w:t>
              </w:r>
            </w:ins>
            <w:ins w:id="30" w:author="Author" w:date="2026-06-17T15:31:36Z">
              <w:r>
                <w:rPr>
                  <w:rFonts w:hint="default"/>
                  <w:lang w:val="en-US"/>
                </w:rPr>
                <w:t>ce</w:t>
              </w:r>
            </w:ins>
            <w:ins w:id="31" w:author="Author" w:date="2026-06-17T15:31:37Z">
              <w:r>
                <w:rPr>
                  <w:rFonts w:hint="default"/>
                  <w:lang w:val="en-US"/>
                </w:rPr>
                <w:t>101</w:t>
              </w:r>
            </w:ins>
            <w:ins w:id="32" w:author="Author" w:date="2026-06-17T15:31:38Z">
              <w:r>
                <w:rPr>
                  <w:rFonts w:hint="default"/>
                  <w:lang w:val="en-US"/>
                </w:rPr>
                <w:t>2@</w:t>
              </w:r>
            </w:ins>
            <w:ins w:id="33" w:author="Author" w:date="2026-06-17T15:31:42Z">
              <w:r>
                <w:rPr>
                  <w:rFonts w:hint="default"/>
                  <w:lang w:val="en-US"/>
                </w:rPr>
                <w:t>nit</w:t>
              </w:r>
            </w:ins>
            <w:ins w:id="34" w:author="Author" w:date="2026-06-17T15:31:43Z">
              <w:r>
                <w:rPr>
                  <w:rFonts w:hint="default"/>
                  <w:lang w:val="en-US"/>
                </w:rPr>
                <w:t>goa</w:t>
              </w:r>
            </w:ins>
            <w:ins w:id="35" w:author="Author" w:date="2026-06-17T15:31:44Z">
              <w:r>
                <w:rPr>
                  <w:rFonts w:hint="default"/>
                  <w:lang w:val="en-US"/>
                </w:rPr>
                <w:t>.ac.</w:t>
              </w:r>
            </w:ins>
            <w:ins w:id="36" w:author="Author" w:date="2026-06-17T15:31:45Z">
              <w:r>
                <w:rPr>
                  <w:rFonts w:hint="default"/>
                  <w:lang w:val="en-US"/>
                </w:rPr>
                <w:t>in</w:t>
              </w:r>
            </w:ins>
          </w:p>
        </w:tc>
        <w:tc>
          <w:tcPr>
            <w:tcW w:w="3273" w:type="dxa"/>
          </w:tcPr>
          <w:p w14:paraId="2EE5DEA7">
            <w:pPr>
              <w:pStyle w:val="26"/>
            </w:pPr>
          </w:p>
        </w:tc>
        <w:tc>
          <w:tcPr>
            <w:tcW w:w="3276" w:type="dxa"/>
          </w:tcPr>
          <w:p w14:paraId="439B725A">
            <w:pPr>
              <w:pStyle w:val="26"/>
            </w:pPr>
          </w:p>
        </w:tc>
      </w:tr>
      <w:bookmarkEnd w:id="0"/>
    </w:tbl>
    <w:p w14:paraId="423FDE5B"/>
    <w:p w14:paraId="27422599"/>
    <w:p w14:paraId="2FA91E92">
      <w:pPr>
        <w:sectPr>
          <w:footerReference r:id="rId5" w:type="first"/>
          <w:pgSz w:w="12240" w:h="15840"/>
          <w:pgMar w:top="1440" w:right="1210" w:bottom="1440" w:left="1210" w:header="720" w:footer="720" w:gutter="0"/>
          <w:cols w:space="720" w:num="1"/>
          <w:titlePg/>
        </w:sectPr>
      </w:pPr>
    </w:p>
    <w:p w14:paraId="17BB9FC2">
      <w:pPr>
        <w:pStyle w:val="27"/>
      </w:pPr>
      <w:r>
        <w:rPr>
          <w:rFonts w:eastAsia="SimSun"/>
        </w:rPr>
        <w:t xml:space="preserve">Abstract - </w:t>
      </w:r>
      <w:ins w:id="37" w:author="Author" w:date="2026-06-18T13:46:48Z">
        <w:r>
          <w:rPr>
            <w:rFonts w:ascii="SimSun" w:hAnsi="SimSun" w:eastAsia="SimSun" w:cs="SimSun"/>
            <w:sz w:val="20"/>
            <w:szCs w:val="20"/>
          </w:rPr>
          <w:t>This paper presents the design and fabrication of a camera holder for the RunCam 5 Orange action camera intended for drone applications. The primary objective of the design was to provide a stable mounting solution that minimizes camera jitter and vibration during flight, thereby improving the quality of aerial imaging. The assembly consists of a camera mount and a support attachment designed using Fusion 360 CAD software. The components were manufactured using Thermoplastic Polyurethane (TPU) through 3D printing, taking advantage of the material's flexibility and vibration-damping properties. The developed holder offers a lightweight, cost-effective, and customizable solution for integrating action cameras with unmanned aerial vehicles (UAVs).</w:t>
        </w:r>
      </w:ins>
    </w:p>
    <w:p w14:paraId="13EC9492">
      <w:pPr>
        <w:pStyle w:val="2"/>
        <w:numPr>
          <w:ilvl w:val="0"/>
          <w:numId w:val="3"/>
        </w:numPr>
        <w:rPr>
          <w:rStyle w:val="29"/>
          <w:sz w:val="24"/>
          <w:szCs w:val="24"/>
        </w:rPr>
      </w:pPr>
      <w:ins w:id="38" w:author="Author" w:date="2026-06-18T13:55:44Z">
        <w:bookmarkStart w:id="1" w:name="_Introduction"/>
        <w:bookmarkEnd w:id="1"/>
        <w:r>
          <w:rPr>
            <w:rFonts w:hint="default"/>
            <w:sz w:val="24"/>
            <w:szCs w:val="24"/>
            <w:lang w:val="en-US"/>
          </w:rPr>
          <w:t xml:space="preserve">  </w:t>
        </w:r>
      </w:ins>
      <w:r>
        <w:rPr>
          <w:sz w:val="24"/>
          <w:szCs w:val="24"/>
        </w:rPr>
        <w:t>Introduction</w:t>
      </w:r>
    </w:p>
    <w:p w14:paraId="09808385">
      <w:pPr>
        <w:pStyle w:val="18"/>
        <w:keepNext w:val="0"/>
        <w:keepLines w:val="0"/>
        <w:widowControl/>
        <w:suppressLineNumbers w:val="0"/>
        <w:rPr>
          <w:ins w:id="39" w:author="Author" w:date="2026-06-18T13:49:03Z"/>
          <w:sz w:val="20"/>
          <w:szCs w:val="20"/>
        </w:rPr>
      </w:pPr>
      <w:ins w:id="40" w:author="Author" w:date="2026-06-18T13:49:03Z">
        <w:r>
          <w:rPr>
            <w:sz w:val="20"/>
            <w:szCs w:val="20"/>
          </w:rPr>
          <w:t>Drones are widely used for aerial photography and videography, where camera stability plays an important role in capturing clear images and videos. Vibrations from motors and propellers can cause camera jitter, reducing the quality of the recorded footage.</w:t>
        </w:r>
      </w:ins>
    </w:p>
    <w:p w14:paraId="0B21EB55">
      <w:pPr>
        <w:pStyle w:val="18"/>
        <w:keepNext w:val="0"/>
        <w:keepLines w:val="0"/>
        <w:widowControl/>
        <w:suppressLineNumbers w:val="0"/>
        <w:rPr>
          <w:ins w:id="41" w:author="Author" w:date="2026-06-18T13:49:03Z"/>
        </w:rPr>
      </w:pPr>
      <w:ins w:id="42" w:author="Author" w:date="2026-06-18T13:49:03Z">
        <w:r>
          <w:rPr>
            <w:sz w:val="20"/>
            <w:szCs w:val="20"/>
          </w:rPr>
          <w:t xml:space="preserve">To overcome this issue, a custom camera holder was designed for the RunCam 5 Orange action camera. The holder consists of a camera mount and a support attachment that securely connects the camera to the drone while reducing the transmission of vibrations. The design was created using Fusion 360 and manufactured using TPU through 3D printing due to its flexibility and </w:t>
        </w:r>
      </w:ins>
      <w:ins w:id="43" w:author="Author" w:date="2026-06-18T13:49:03Z">
        <w:r>
          <w:rPr/>
          <w:t>The aim of this project was to develop a lightweight, low-cost, and customizable mounting solution that improves camera stability during flight.</w:t>
        </w:r>
      </w:ins>
    </w:p>
    <w:p w14:paraId="52565581">
      <w:pPr>
        <w:pStyle w:val="8"/>
      </w:pPr>
      <w:ins w:id="44" w:author="Author" w:date="2026-06-18T13:56:42Z">
        <w:r>
          <w:rPr>
            <w:sz w:val="20"/>
          </w:rP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88265</wp:posOffset>
                  </wp:positionV>
                  <wp:extent cx="2884805" cy="6841490"/>
                  <wp:effectExtent l="4445" t="4445" r="6350" b="12065"/>
                  <wp:wrapNone/>
                  <wp:docPr id="1" name="Text Box 1"/>
                  <wp:cNvGraphicFramePr/>
                  <a:graphic xmlns:a="http://schemas.openxmlformats.org/drawingml/2006/main">
                    <a:graphicData uri="http://schemas.microsoft.com/office/word/2010/wordprocessingShape">
                      <wps:wsp>
                        <wps:cNvSpPr txBox="1"/>
                        <wps:spPr>
                          <a:xfrm>
                            <a:off x="4232275" y="4206875"/>
                            <a:ext cx="2884805" cy="68414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628AFEC">
                              <w:pPr>
                                <w:pStyle w:val="18"/>
                                <w:keepNext w:val="0"/>
                                <w:keepLines w:val="0"/>
                                <w:widowControl/>
                                <w:suppressLineNumbers w:val="0"/>
                                <w:rPr>
                                  <w:ins w:id="46" w:author="Author" w:date="2026-06-18T14:08:25Z"/>
                                </w:rPr>
                              </w:pPr>
                              <w:ins w:id="47" w:author="Author" w:date="2026-06-18T14:08:25Z">
                                <w:r>
                                  <w:rPr/>
                                  <w:t>II. DESIGN METHODOLOGY</w:t>
                                </w:r>
                              </w:ins>
                            </w:p>
                            <w:p w14:paraId="0268D23F">
                              <w:pPr>
                                <w:pStyle w:val="18"/>
                                <w:keepNext w:val="0"/>
                                <w:keepLines w:val="0"/>
                                <w:widowControl/>
                                <w:suppressLineNumbers w:val="0"/>
                                <w:rPr>
                                  <w:ins w:id="48" w:author="Author" w:date="2026-06-18T14:08:25Z"/>
                                </w:rPr>
                              </w:pPr>
                              <w:ins w:id="49" w:author="Author" w:date="2026-06-18T14:08:25Z">
                                <w:r>
                                  <w:rPr/>
                                  <w:t>The objective of this project was to design a camera holder for the RunCam 5 Orange and integrate it with a custom-built quadcopter. Since the camera was newly acquired and did not have a suitable mounting solution, a custom holder was developed to securely attach the camera while minimizing vibrations during operation.</w:t>
                                </w:r>
                              </w:ins>
                            </w:p>
                            <w:p w14:paraId="6B7A69FB">
                              <w:pPr>
                                <w:pStyle w:val="18"/>
                                <w:keepNext w:val="0"/>
                                <w:keepLines w:val="0"/>
                                <w:widowControl/>
                                <w:suppressLineNumbers w:val="0"/>
                                <w:rPr>
                                  <w:ins w:id="50" w:author="Author" w:date="2026-06-18T14:11:24Z"/>
                                </w:rPr>
                              </w:pPr>
                              <w:ins w:id="51" w:author="Author" w:date="2026-06-18T14:08:25Z">
                                <w:r>
                                  <w:rPr/>
                                  <w:t>The dimensions of the RunCam 5 Orange were measured using a vernier caliper and used to create a 3D model in Fusion 360. The design process began with the creation of a camera mount intended to hold the camera using a friction-fit mechanism. However, the initial design did not include a sufficient opening for camera insertion, making assembly difficult. Additionally, the mount had excessive wall thickness and inaccurate tolerances, resulting in an inefficient design. These shortcomings were identified and corrected in subsequent iterations.</w:t>
                                </w:r>
                              </w:ins>
                            </w:p>
                            <w:p w14:paraId="19EA2897">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5pt;margin-top:6.95pt;height:538.7pt;width:227.15pt;z-index:251659264;mso-width-relative:page;mso-height-relative:page;" fillcolor="#FFFFFF [3201]" filled="t" stroked="t" coordsize="21600,21600" o:gfxdata="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di3ij1wAAAAoBAAAP&#10;AAAAAAAAAAEAIAAAACIAAABkcnMvZG93bnJldi54bWxQSwECFAAUAAAACACHTuJAZi61m1ICAADD&#10;BAAADgAAAAAAAAABACAAAAAmAQAAZHJzL2Uyb0RvYy54bWxQSwUGAAAAAAYABgBZAQAA6gUAAAAA&#10;">
                  <v:fill on="t" focussize="0,0"/>
                  <v:stroke weight="0.5pt" color="#000000 [3204]" joinstyle="round"/>
                  <v:imagedata o:title=""/>
                  <o:lock v:ext="edit" aspectratio="f"/>
                  <v:textbox>
                    <w:txbxContent>
                      <w:p w14:paraId="6628AFEC">
                        <w:pPr>
                          <w:pStyle w:val="18"/>
                          <w:keepNext w:val="0"/>
                          <w:keepLines w:val="0"/>
                          <w:widowControl/>
                          <w:suppressLineNumbers w:val="0"/>
                          <w:rPr>
                            <w:ins w:id="52" w:author="Author" w:date="2026-06-18T14:08:25Z"/>
                          </w:rPr>
                        </w:pPr>
                        <w:ins w:id="53" w:author="Author" w:date="2026-06-18T14:08:25Z">
                          <w:r>
                            <w:rPr/>
                            <w:t>II. DESIGN METHODOLOGY</w:t>
                          </w:r>
                        </w:ins>
                      </w:p>
                      <w:p w14:paraId="0268D23F">
                        <w:pPr>
                          <w:pStyle w:val="18"/>
                          <w:keepNext w:val="0"/>
                          <w:keepLines w:val="0"/>
                          <w:widowControl/>
                          <w:suppressLineNumbers w:val="0"/>
                          <w:rPr>
                            <w:ins w:id="54" w:author="Author" w:date="2026-06-18T14:08:25Z"/>
                          </w:rPr>
                        </w:pPr>
                        <w:ins w:id="55" w:author="Author" w:date="2026-06-18T14:08:25Z">
                          <w:r>
                            <w:rPr/>
                            <w:t>The objective of this project was to design a camera holder for the RunCam 5 Orange and integrate it with a custom-built quadcopter. Since the camera was newly acquired and did not have a suitable mounting solution, a custom holder was developed to securely attach the camera while minimizing vibrations during operation.</w:t>
                          </w:r>
                        </w:ins>
                      </w:p>
                      <w:p w14:paraId="6B7A69FB">
                        <w:pPr>
                          <w:pStyle w:val="18"/>
                          <w:keepNext w:val="0"/>
                          <w:keepLines w:val="0"/>
                          <w:widowControl/>
                          <w:suppressLineNumbers w:val="0"/>
                          <w:rPr>
                            <w:ins w:id="56" w:author="Author" w:date="2026-06-18T14:11:24Z"/>
                          </w:rPr>
                        </w:pPr>
                        <w:ins w:id="57" w:author="Author" w:date="2026-06-18T14:08:25Z">
                          <w:r>
                            <w:rPr/>
                            <w:t>The dimensions of the RunCam 5 Orange were measured using a vernier caliper and used to create a 3D model in Fusion 360. The design process began with the creation of a camera mount intended to hold the camera using a friction-fit mechanism. However, the initial design did not include a sufficient opening for camera insertion, making assembly difficult. Additionally, the mount had excessive wall thickness and inaccurate tolerances, resulting in an inefficient design. These shortcomings were identified and corrected in subsequent iterations.</w:t>
                          </w:r>
                        </w:ins>
                      </w:p>
                      <w:p w14:paraId="19EA2897">
                        <w:pPr>
                          <w:rPr>
                            <w:rFonts w:hint="default"/>
                            <w:lang w:val="en-US"/>
                          </w:rPr>
                        </w:pPr>
                      </w:p>
                    </w:txbxContent>
                  </v:textbox>
                </v:shape>
              </w:pict>
            </mc:Fallback>
          </mc:AlternateContent>
        </w:r>
      </w:ins>
    </w:p>
    <w:p w14:paraId="4937212C">
      <w:pPr>
        <w:pStyle w:val="2"/>
        <w:rPr>
          <w:ins w:id="58" w:author="Author" w:date="2026-06-18T14:10:44Z"/>
        </w:rPr>
        <w:sectPr>
          <w:type w:val="continuous"/>
          <w:pgSz w:w="12240" w:h="15840"/>
          <w:pgMar w:top="1440" w:right="1210" w:bottom="1440" w:left="1210" w:header="720" w:footer="720" w:gutter="0"/>
          <w:cols w:space="461" w:num="2"/>
        </w:sectPr>
      </w:pPr>
    </w:p>
    <w:p w14:paraId="0E216AE1">
      <w:pPr>
        <w:rPr>
          <w:ins w:id="59" w:author="Author" w:date="2026-06-18T15:05:04Z"/>
        </w:rPr>
        <w:sectPr>
          <w:pgSz w:w="12240" w:h="15840"/>
          <w:pgMar w:top="1440" w:right="1210" w:bottom="1440" w:left="1210" w:header="720" w:footer="720" w:gutter="0"/>
          <w:cols w:space="461" w:num="2"/>
        </w:sectPr>
      </w:pPr>
      <w:ins w:id="60" w:author="Author" w:date="2026-06-18T14:26:05Z">
        <w:r>
          <w:rPr>
            <w:sz w:val="20"/>
          </w:rPr>
          <mc:AlternateContent>
            <mc:Choice Requires="wps">
              <w:drawing>
                <wp:anchor distT="0" distB="0" distL="114300" distR="114300" simplePos="0" relativeHeight="251661312" behindDoc="0" locked="0" layoutInCell="1" allowOverlap="1">
                  <wp:simplePos x="0" y="0"/>
                  <wp:positionH relativeFrom="column">
                    <wp:posOffset>3271520</wp:posOffset>
                  </wp:positionH>
                  <wp:positionV relativeFrom="paragraph">
                    <wp:posOffset>-8642350</wp:posOffset>
                  </wp:positionV>
                  <wp:extent cx="3141345" cy="13729970"/>
                  <wp:effectExtent l="4445" t="4445" r="16510" b="19685"/>
                  <wp:wrapNone/>
                  <wp:docPr id="10" name="Text Box 10"/>
                  <wp:cNvGraphicFramePr/>
                  <a:graphic xmlns:a="http://schemas.openxmlformats.org/drawingml/2006/main">
                    <a:graphicData uri="http://schemas.microsoft.com/office/word/2010/wordprocessingShape">
                      <wps:wsp>
                        <wps:cNvSpPr txBox="1"/>
                        <wps:spPr>
                          <a:xfrm>
                            <a:off x="4112895" y="591185"/>
                            <a:ext cx="3141345" cy="137299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7CD867">
                              <w:pPr>
                                <w:rPr>
                                  <w:ins w:id="62" w:author="Author" w:date="2026-06-18T14:28:00Z"/>
                                  <w:rFonts w:hint="default"/>
                                  <w:lang w:val="en-US"/>
                                </w:rPr>
                              </w:pPr>
                            </w:p>
                            <w:p w14:paraId="500C16D7">
                              <w:pPr>
                                <w:rPr>
                                  <w:ins w:id="63" w:author="Author" w:date="2026-06-18T15:04:47Z"/>
                                  <w:rFonts w:hint="default"/>
                                  <w:lang w:val="en-US"/>
                                </w:rPr>
                              </w:pPr>
                            </w:p>
                            <w:p w14:paraId="22D670CD">
                              <w:pPr>
                                <w:rPr>
                                  <w:ins w:id="64" w:author="Author" w:date="2026-06-18T15:04:47Z"/>
                                  <w:rFonts w:hint="default"/>
                                  <w:lang w:val="en-US"/>
                                </w:rPr>
                              </w:pPr>
                            </w:p>
                            <w:p w14:paraId="66A3CBB3">
                              <w:pPr>
                                <w:rPr>
                                  <w:rFonts w:hint="default"/>
                                  <w:lang w:val="en-US"/>
                                </w:rPr>
                              </w:pPr>
                              <w:ins w:id="65" w:author="Author" w:date="2026-06-21T13:19:53Z">
                                <w:r>
                                  <w:rPr>
                                    <w:rFonts w:hint="default"/>
                                    <w:lang w:val="en-US"/>
                                  </w:rPr>
                                  <w:drawing>
                                    <wp:inline distT="0" distB="0" distL="114300" distR="114300">
                                      <wp:extent cx="2950210" cy="2950210"/>
                                      <wp:effectExtent l="0" t="0" r="2540" b="2540"/>
                                      <wp:docPr id="22" name="Picture 22" descr="ya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yay2"/>
                                              <pic:cNvPicPr>
                                                <a:picLocks noChangeAspect="1"/>
                                              </pic:cNvPicPr>
                                            </pic:nvPicPr>
                                            <pic:blipFill>
                                              <a:blip r:embed="rId7"/>
                                              <a:stretch>
                                                <a:fillRect/>
                                              </a:stretch>
                                            </pic:blipFill>
                                            <pic:spPr>
                                              <a:xfrm>
                                                <a:off x="0" y="0"/>
                                                <a:ext cx="2950210" cy="2950210"/>
                                              </a:xfrm>
                                              <a:prstGeom prst="rect">
                                                <a:avLst/>
                                              </a:prstGeom>
                                            </pic:spPr>
                                          </pic:pic>
                                        </a:graphicData>
                                      </a:graphic>
                                    </wp:inline>
                                  </w:drawing>
                                </w:r>
                              </w:ins>
                              <w:ins w:id="67" w:author="Author" w:date="2026-06-21T13:20:27Z">
                                <w:r>
                                  <w:rPr>
                                    <w:rFonts w:hint="default"/>
                                    <w:lang w:val="en-US"/>
                                  </w:rPr>
                                  <w:drawing>
                                    <wp:inline distT="0" distB="0" distL="114300" distR="114300">
                                      <wp:extent cx="2950210" cy="2950210"/>
                                      <wp:effectExtent l="0" t="0" r="2540" b="2540"/>
                                      <wp:docPr id="23" name="Picture 23" descr="ya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yay3"/>
                                              <pic:cNvPicPr>
                                                <a:picLocks noChangeAspect="1"/>
                                              </pic:cNvPicPr>
                                            </pic:nvPicPr>
                                            <pic:blipFill>
                                              <a:blip r:embed="rId8"/>
                                              <a:stretch>
                                                <a:fillRect/>
                                              </a:stretch>
                                            </pic:blipFill>
                                            <pic:spPr>
                                              <a:xfrm>
                                                <a:off x="0" y="0"/>
                                                <a:ext cx="2950210" cy="2950210"/>
                                              </a:xfrm>
                                              <a:prstGeom prst="rect">
                                                <a:avLst/>
                                              </a:prstGeom>
                                            </pic:spPr>
                                          </pic:pic>
                                        </a:graphicData>
                                      </a:graphic>
                                    </wp:inline>
                                  </w:drawing>
                                </w:r>
                              </w:ins>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7.6pt;margin-top:-680.5pt;height:1081.1pt;width:247.35pt;z-index:251661312;mso-width-relative:page;mso-height-relative:page;" fillcolor="#FFFFFF [3201]" filled="t" stroked="t" coordsize="21600,21600" o:gfxdata="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NbxlRvZAAAA&#10;DgEAAA8AAAAAAAAAAQAgAAAAIgAAAGRycy9kb3ducmV2LnhtbFBLAQIUABQAAAAIAIdO4kA3lGZL&#10;VQIAAMUEAAAOAAAAAAAAAAEAIAAAACgBAABkcnMvZTJvRG9jLnhtbFBLBQYAAAAABgAGAFkBAADv&#10;BQAAAAA=&#10;">
                  <v:fill on="t" focussize="0,0"/>
                  <v:stroke weight="0.5pt" color="#000000 [3204]" joinstyle="round"/>
                  <v:imagedata o:title=""/>
                  <o:lock v:ext="edit" aspectratio="f"/>
                  <v:textbox>
                    <w:txbxContent>
                      <w:p w14:paraId="5A7CD867">
                        <w:pPr>
                          <w:rPr>
                            <w:ins w:id="69" w:author="Author" w:date="2026-06-18T14:28:00Z"/>
                            <w:rFonts w:hint="default"/>
                            <w:lang w:val="en-US"/>
                          </w:rPr>
                        </w:pPr>
                      </w:p>
                      <w:p w14:paraId="500C16D7">
                        <w:pPr>
                          <w:rPr>
                            <w:ins w:id="70" w:author="Author" w:date="2026-06-18T15:04:47Z"/>
                            <w:rFonts w:hint="default"/>
                            <w:lang w:val="en-US"/>
                          </w:rPr>
                        </w:pPr>
                      </w:p>
                      <w:p w14:paraId="22D670CD">
                        <w:pPr>
                          <w:rPr>
                            <w:ins w:id="71" w:author="Author" w:date="2026-06-18T15:04:47Z"/>
                            <w:rFonts w:hint="default"/>
                            <w:lang w:val="en-US"/>
                          </w:rPr>
                        </w:pPr>
                      </w:p>
                      <w:p w14:paraId="66A3CBB3">
                        <w:pPr>
                          <w:rPr>
                            <w:rFonts w:hint="default"/>
                            <w:lang w:val="en-US"/>
                          </w:rPr>
                        </w:pPr>
                        <w:ins w:id="72" w:author="Author" w:date="2026-06-21T13:19:53Z">
                          <w:r>
                            <w:rPr>
                              <w:rFonts w:hint="default"/>
                              <w:lang w:val="en-US"/>
                            </w:rPr>
                            <w:drawing>
                              <wp:inline distT="0" distB="0" distL="114300" distR="114300">
                                <wp:extent cx="2950210" cy="2950210"/>
                                <wp:effectExtent l="0" t="0" r="2540" b="2540"/>
                                <wp:docPr id="22" name="Picture 22" descr="ya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yay2"/>
                                        <pic:cNvPicPr>
                                          <a:picLocks noChangeAspect="1"/>
                                        </pic:cNvPicPr>
                                      </pic:nvPicPr>
                                      <pic:blipFill>
                                        <a:blip r:embed="rId7"/>
                                        <a:stretch>
                                          <a:fillRect/>
                                        </a:stretch>
                                      </pic:blipFill>
                                      <pic:spPr>
                                        <a:xfrm>
                                          <a:off x="0" y="0"/>
                                          <a:ext cx="2950210" cy="2950210"/>
                                        </a:xfrm>
                                        <a:prstGeom prst="rect">
                                          <a:avLst/>
                                        </a:prstGeom>
                                      </pic:spPr>
                                    </pic:pic>
                                  </a:graphicData>
                                </a:graphic>
                              </wp:inline>
                            </w:drawing>
                          </w:r>
                        </w:ins>
                        <w:ins w:id="74" w:author="Author" w:date="2026-06-21T13:20:27Z">
                          <w:r>
                            <w:rPr>
                              <w:rFonts w:hint="default"/>
                              <w:lang w:val="en-US"/>
                            </w:rPr>
                            <w:drawing>
                              <wp:inline distT="0" distB="0" distL="114300" distR="114300">
                                <wp:extent cx="2950210" cy="2950210"/>
                                <wp:effectExtent l="0" t="0" r="2540" b="2540"/>
                                <wp:docPr id="23" name="Picture 23" descr="ya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yay3"/>
                                        <pic:cNvPicPr>
                                          <a:picLocks noChangeAspect="1"/>
                                        </pic:cNvPicPr>
                                      </pic:nvPicPr>
                                      <pic:blipFill>
                                        <a:blip r:embed="rId8"/>
                                        <a:stretch>
                                          <a:fillRect/>
                                        </a:stretch>
                                      </pic:blipFill>
                                      <pic:spPr>
                                        <a:xfrm>
                                          <a:off x="0" y="0"/>
                                          <a:ext cx="2950210" cy="2950210"/>
                                        </a:xfrm>
                                        <a:prstGeom prst="rect">
                                          <a:avLst/>
                                        </a:prstGeom>
                                      </pic:spPr>
                                    </pic:pic>
                                  </a:graphicData>
                                </a:graphic>
                              </wp:inline>
                            </w:drawing>
                          </w:r>
                        </w:ins>
                      </w:p>
                    </w:txbxContent>
                  </v:textbox>
                </v:shape>
              </w:pict>
            </mc:Fallback>
          </mc:AlternateContent>
        </w:r>
      </w:ins>
      <w:ins w:id="76" w:author="Author" w:date="2026-06-18T14:11:48Z">
        <w:r>
          <w:rPr>
            <w:sz w:val="20"/>
          </w:rPr>
          <mc:AlternateContent>
            <mc:Choice Requires="wps">
              <w:drawing>
                <wp:anchor distT="0" distB="0" distL="114300" distR="114300" simplePos="0" relativeHeight="251660288" behindDoc="0" locked="0" layoutInCell="1" allowOverlap="1">
                  <wp:simplePos x="0" y="0"/>
                  <wp:positionH relativeFrom="column">
                    <wp:posOffset>-365760</wp:posOffset>
                  </wp:positionH>
                  <wp:positionV relativeFrom="paragraph">
                    <wp:posOffset>-450215</wp:posOffset>
                  </wp:positionV>
                  <wp:extent cx="3510280" cy="9571355"/>
                  <wp:effectExtent l="5080" t="4445" r="8890" b="6350"/>
                  <wp:wrapSquare wrapText="bothSides"/>
                  <wp:docPr id="5" name="Text Box 5"/>
                  <wp:cNvGraphicFramePr/>
                  <a:graphic xmlns:a="http://schemas.openxmlformats.org/drawingml/2006/main">
                    <a:graphicData uri="http://schemas.microsoft.com/office/word/2010/wordprocessingShape">
                      <wps:wsp>
                        <wps:cNvSpPr txBox="1"/>
                        <wps:spPr>
                          <a:xfrm>
                            <a:off x="0" y="0"/>
                            <a:ext cx="3510280" cy="95713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2BF0FD">
                              <w:pPr>
                                <w:pStyle w:val="18"/>
                                <w:keepNext w:val="0"/>
                                <w:keepLines w:val="0"/>
                                <w:widowControl/>
                                <w:suppressLineNumbers w:val="0"/>
                                <w:rPr>
                                  <w:ins w:id="78" w:author="Author" w:date="2026-06-18T14:11:54Z"/>
                                </w:rPr>
                              </w:pPr>
                              <w:ins w:id="79" w:author="Author" w:date="2026-06-18T14:11:54Z">
                                <w:r>
                                  <w:rPr/>
                                  <w:t>A support beam was also designed to connect the camera mount to the drone frame. The first version of the support beam was manufactured using PLA, but testing revealed that the component was fragile and prone to failure under loading. To improve durability and vibration damping, the design was modified and manufactured using TPU. Fillets and chamfers were incorporated into the support structure to reduce stress concentrations and improve overall strength.</w:t>
                                </w:r>
                              </w:ins>
                            </w:p>
                            <w:p w14:paraId="759DEB5A">
                              <w:pPr>
                                <w:pStyle w:val="18"/>
                                <w:keepNext w:val="0"/>
                                <w:keepLines w:val="0"/>
                                <w:widowControl/>
                                <w:suppressLineNumbers w:val="0"/>
                                <w:rPr>
                                  <w:ins w:id="80" w:author="Author" w:date="2026-06-18T14:11:54Z"/>
                                </w:rPr>
                              </w:pPr>
                              <w:ins w:id="81" w:author="Author" w:date="2026-06-18T14:11:54Z">
                                <w:r>
                                  <w:rPr/>
                                  <w:t>The final assembly consists of a camera mount and a support attachment. The camera is secured using a friction fit based on precise dimensions and tolerances, while an additional zip tie is provided as a safety measure. The support attachment connects the camera mount to the quadcopter frame and provides structural support during operation.</w:t>
                                </w:r>
                              </w:ins>
                            </w:p>
                            <w:p w14:paraId="2327B1EF">
                              <w:pPr>
                                <w:pStyle w:val="18"/>
                                <w:keepNext w:val="0"/>
                                <w:keepLines w:val="0"/>
                                <w:widowControl/>
                                <w:suppressLineNumbers w:val="0"/>
                                <w:rPr>
                                  <w:ins w:id="82" w:author="Author" w:date="2026-06-18T14:11:54Z"/>
                                </w:rPr>
                              </w:pPr>
                              <w:ins w:id="83" w:author="Author" w:date="2026-06-18T14:11:54Z">
                                <w:r>
                                  <w:rPr/>
                                  <w:t>The model was developed using Fusion 360 with sketches, extrude features, assemblies, fillets, and chamfers. The final components were fabricated using a Creality 3D printer. Ground testing was conducted to verify fitment, stability, and structural integrity of the assembly.</w:t>
                                </w:r>
                              </w:ins>
                            </w:p>
                            <w:p w14:paraId="0BD38A93">
                              <w:pPr>
                                <w:rPr>
                                  <w:rFonts w:hint="default"/>
                                  <w:lang w:val="en-US"/>
                                </w:rPr>
                              </w:pPr>
                              <w:ins w:id="84" w:author="Author" w:date="2026-06-21T12:14:56Z">
                                <w:r>
                                  <w:rPr>
                                    <w:rFonts w:hint="default"/>
                                    <w:lang w:val="en-US"/>
                                  </w:rPr>
                                  <w:drawing>
                                    <wp:inline distT="0" distB="0" distL="114300" distR="114300">
                                      <wp:extent cx="3319145" cy="2952750"/>
                                      <wp:effectExtent l="0" t="0" r="14605" b="0"/>
                                      <wp:docPr id="21" name="Picture 21" descr="ya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yay1"/>
                                              <pic:cNvPicPr>
                                                <a:picLocks noChangeAspect="1"/>
                                              </pic:cNvPicPr>
                                            </pic:nvPicPr>
                                            <pic:blipFill>
                                              <a:blip r:embed="rId9"/>
                                              <a:stretch>
                                                <a:fillRect/>
                                              </a:stretch>
                                            </pic:blipFill>
                                            <pic:spPr>
                                              <a:xfrm>
                                                <a:off x="0" y="0"/>
                                                <a:ext cx="3319145" cy="2952750"/>
                                              </a:xfrm>
                                              <a:prstGeom prst="rect">
                                                <a:avLst/>
                                              </a:prstGeom>
                                            </pic:spPr>
                                          </pic:pic>
                                        </a:graphicData>
                                      </a:graphic>
                                    </wp:inline>
                                  </w:drawing>
                                </w:r>
                              </w:ins>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8pt;margin-top:-35.45pt;height:753.65pt;width:276.4pt;mso-wrap-distance-bottom:0pt;mso-wrap-distance-left:9pt;mso-wrap-distance-right:9pt;mso-wrap-distance-top:0pt;z-index:251660288;mso-width-relative:page;mso-height-relative:page;" fillcolor="#FFFFFF [3201]" filled="t" stroked="t" coordsize="21600,21600" o:gfxdata="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im2lJ2QAAAAwBAAAPAAAAAAAA&#10;AAEAIAAAACIAAABkcnMvZG93bnJldi54bWxQSwECFAAUAAAACACHTuJAYzMxL0oCAAC3BAAADgAA&#10;AAAAAAABACAAAAAoAQAAZHJzL2Uyb0RvYy54bWxQSwUGAAAAAAYABgBZAQAA5AUAAAAA&#10;">
                  <v:fill on="t" focussize="0,0"/>
                  <v:stroke weight="0.5pt" color="#000000 [3204]" joinstyle="round"/>
                  <v:imagedata o:title=""/>
                  <o:lock v:ext="edit" aspectratio="f"/>
                  <v:textbox>
                    <w:txbxContent>
                      <w:p w14:paraId="082BF0FD">
                        <w:pPr>
                          <w:pStyle w:val="18"/>
                          <w:keepNext w:val="0"/>
                          <w:keepLines w:val="0"/>
                          <w:widowControl/>
                          <w:suppressLineNumbers w:val="0"/>
                          <w:rPr>
                            <w:ins w:id="86" w:author="Author" w:date="2026-06-18T14:11:54Z"/>
                          </w:rPr>
                        </w:pPr>
                        <w:ins w:id="87" w:author="Author" w:date="2026-06-18T14:11:54Z">
                          <w:r>
                            <w:rPr/>
                            <w:t>A support beam was also designed to connect the camera mount to the drone frame. The first version of the support beam was manufactured using PLA, but testing revealed that the component was fragile and prone to failure under loading. To improve durability and vibration damping, the design was modified and manufactured using TPU. Fillets and chamfers were incorporated into the support structure to reduce stress concentrations and improve overall strength.</w:t>
                          </w:r>
                        </w:ins>
                      </w:p>
                      <w:p w14:paraId="759DEB5A">
                        <w:pPr>
                          <w:pStyle w:val="18"/>
                          <w:keepNext w:val="0"/>
                          <w:keepLines w:val="0"/>
                          <w:widowControl/>
                          <w:suppressLineNumbers w:val="0"/>
                          <w:rPr>
                            <w:ins w:id="88" w:author="Author" w:date="2026-06-18T14:11:54Z"/>
                          </w:rPr>
                        </w:pPr>
                        <w:ins w:id="89" w:author="Author" w:date="2026-06-18T14:11:54Z">
                          <w:r>
                            <w:rPr/>
                            <w:t>The final assembly consists of a camera mount and a support attachment. The camera is secured using a friction fit based on precise dimensions and tolerances, while an additional zip tie is provided as a safety measure. The support attachment connects the camera mount to the quadcopter frame and provides structural support during operation.</w:t>
                          </w:r>
                        </w:ins>
                      </w:p>
                      <w:p w14:paraId="2327B1EF">
                        <w:pPr>
                          <w:pStyle w:val="18"/>
                          <w:keepNext w:val="0"/>
                          <w:keepLines w:val="0"/>
                          <w:widowControl/>
                          <w:suppressLineNumbers w:val="0"/>
                          <w:rPr>
                            <w:ins w:id="90" w:author="Author" w:date="2026-06-18T14:11:54Z"/>
                          </w:rPr>
                        </w:pPr>
                        <w:ins w:id="91" w:author="Author" w:date="2026-06-18T14:11:54Z">
                          <w:r>
                            <w:rPr/>
                            <w:t>The model was developed using Fusion 360 with sketches, extrude features, assemblies, fillets, and chamfers. The final components were fabricated using a Creality 3D printer. Ground testing was conducted to verify fitment, stability, and structural integrity of the assembly.</w:t>
                          </w:r>
                        </w:ins>
                      </w:p>
                      <w:p w14:paraId="0BD38A93">
                        <w:pPr>
                          <w:rPr>
                            <w:rFonts w:hint="default"/>
                            <w:lang w:val="en-US"/>
                          </w:rPr>
                        </w:pPr>
                        <w:ins w:id="92" w:author="Author" w:date="2026-06-21T12:14:56Z">
                          <w:r>
                            <w:rPr>
                              <w:rFonts w:hint="default"/>
                              <w:lang w:val="en-US"/>
                            </w:rPr>
                            <w:drawing>
                              <wp:inline distT="0" distB="0" distL="114300" distR="114300">
                                <wp:extent cx="3319145" cy="2952750"/>
                                <wp:effectExtent l="0" t="0" r="14605" b="0"/>
                                <wp:docPr id="21" name="Picture 21" descr="ya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yay1"/>
                                        <pic:cNvPicPr>
                                          <a:picLocks noChangeAspect="1"/>
                                        </pic:cNvPicPr>
                                      </pic:nvPicPr>
                                      <pic:blipFill>
                                        <a:blip r:embed="rId9"/>
                                        <a:stretch>
                                          <a:fillRect/>
                                        </a:stretch>
                                      </pic:blipFill>
                                      <pic:spPr>
                                        <a:xfrm>
                                          <a:off x="0" y="0"/>
                                          <a:ext cx="3319145" cy="2952750"/>
                                        </a:xfrm>
                                        <a:prstGeom prst="rect">
                                          <a:avLst/>
                                        </a:prstGeom>
                                      </pic:spPr>
                                    </pic:pic>
                                  </a:graphicData>
                                </a:graphic>
                              </wp:inline>
                            </w:drawing>
                          </w:r>
                        </w:ins>
                      </w:p>
                    </w:txbxContent>
                  </v:textbox>
                  <w10:wrap type="square"/>
                </v:shape>
              </w:pict>
            </mc:Fallback>
          </mc:AlternateContent>
        </w:r>
      </w:ins>
    </w:p>
    <w:p w14:paraId="62A610EB">
      <w:pPr>
        <w:rPr>
          <w:ins w:id="94" w:author="Author" w:date="2026-06-18T15:08:06Z"/>
          <w:rFonts w:hint="default" w:ascii="SimSun" w:hAnsi="SimSun" w:eastAsia="SimSun" w:cs="SimSun"/>
          <w:sz w:val="24"/>
          <w:szCs w:val="24"/>
          <w:lang w:val="en-US"/>
        </w:rPr>
      </w:pPr>
      <w:ins w:id="95" w:author="Author" w:date="2026-06-18T15:08:02Z">
        <w:r>
          <w:rPr>
            <w:rFonts w:ascii="SimSun" w:hAnsi="SimSun" w:eastAsia="SimSun" w:cs="SimSun"/>
            <w:sz w:val="24"/>
            <w:szCs w:val="24"/>
          </w:rPr>
          <w:t>III. CAD Design and Dimensions</w:t>
        </w:r>
      </w:ins>
      <w:ins w:id="96" w:author="Author" w:date="2026-06-18T15:08:05Z">
        <w:r>
          <w:rPr>
            <w:rFonts w:hint="default" w:ascii="SimSun" w:hAnsi="SimSun" w:eastAsia="SimSun" w:cs="SimSun"/>
            <w:sz w:val="24"/>
            <w:szCs w:val="24"/>
            <w:lang w:val="en-US"/>
          </w:rPr>
          <w:t>:</w:t>
        </w:r>
      </w:ins>
    </w:p>
    <w:p w14:paraId="13DBB567">
      <w:pPr>
        <w:rPr>
          <w:ins w:id="97" w:author="Author" w:date="2026-06-18T15:08:07Z"/>
          <w:rFonts w:hint="default" w:ascii="SimSun" w:hAnsi="SimSun" w:eastAsia="SimSun" w:cs="SimSun"/>
          <w:sz w:val="24"/>
          <w:szCs w:val="24"/>
          <w:lang w:val="en-US"/>
        </w:rPr>
      </w:pPr>
    </w:p>
    <w:p w14:paraId="69C30F46">
      <w:pPr>
        <w:rPr>
          <w:ins w:id="98" w:author="Author" w:date="2026-06-18T15:13:29Z"/>
        </w:rPr>
      </w:pPr>
      <w:ins w:id="99" w:author="Author" w:date="2026-06-18T15:13:26Z">
        <w:r>
          <w:rPr/>
          <w:drawing>
            <wp:inline distT="0" distB="0" distL="114300" distR="114300">
              <wp:extent cx="2961005" cy="1661795"/>
              <wp:effectExtent l="0" t="0" r="10795" b="14605"/>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0"/>
                      <a:stretch>
                        <a:fillRect/>
                      </a:stretch>
                    </pic:blipFill>
                    <pic:spPr>
                      <a:xfrm>
                        <a:off x="0" y="0"/>
                        <a:ext cx="2961005" cy="1661795"/>
                      </a:xfrm>
                      <a:prstGeom prst="rect">
                        <a:avLst/>
                      </a:prstGeom>
                      <a:noFill/>
                      <a:ln>
                        <a:noFill/>
                      </a:ln>
                    </pic:spPr>
                  </pic:pic>
                </a:graphicData>
              </a:graphic>
            </wp:inline>
          </w:drawing>
        </w:r>
      </w:ins>
    </w:p>
    <w:p w14:paraId="7F91B0D4">
      <w:pPr>
        <w:rPr>
          <w:ins w:id="101" w:author="Author" w:date="2026-06-18T15:13:44Z"/>
          <w:rFonts w:hint="default"/>
          <w:lang w:val="en-US"/>
        </w:rPr>
      </w:pPr>
      <w:ins w:id="102" w:author="Author" w:date="2026-06-18T15:13:31Z">
        <w:r>
          <w:rPr>
            <w:rFonts w:hint="default"/>
            <w:lang w:val="en-US"/>
          </w:rPr>
          <w:t>F</w:t>
        </w:r>
      </w:ins>
      <w:ins w:id="103" w:author="Author" w:date="2026-06-18T15:13:32Z">
        <w:r>
          <w:rPr>
            <w:rFonts w:hint="default"/>
            <w:lang w:val="en-US"/>
          </w:rPr>
          <w:t>ig</w:t>
        </w:r>
      </w:ins>
      <w:ins w:id="104" w:author="Author" w:date="2026-06-18T15:13:33Z">
        <w:r>
          <w:rPr>
            <w:rFonts w:hint="default"/>
            <w:lang w:val="en-US"/>
          </w:rPr>
          <w:t>ure</w:t>
        </w:r>
      </w:ins>
      <w:ins w:id="105" w:author="Author" w:date="2026-06-18T15:13:34Z">
        <w:r>
          <w:rPr>
            <w:rFonts w:hint="default"/>
            <w:lang w:val="en-US"/>
          </w:rPr>
          <w:t>1</w:t>
        </w:r>
      </w:ins>
      <w:ins w:id="106" w:author="Author" w:date="2026-06-18T15:13:35Z">
        <w:r>
          <w:rPr>
            <w:rFonts w:hint="default"/>
            <w:lang w:val="en-US"/>
          </w:rPr>
          <w:t xml:space="preserve">: </w:t>
        </w:r>
      </w:ins>
      <w:ins w:id="107" w:author="Author" w:date="2026-06-18T15:13:38Z">
        <w:r>
          <w:rPr>
            <w:rFonts w:hint="default"/>
            <w:lang w:val="en-US"/>
          </w:rPr>
          <w:t>c</w:t>
        </w:r>
      </w:ins>
      <w:ins w:id="108" w:author="Author" w:date="2026-06-18T15:13:39Z">
        <w:r>
          <w:rPr>
            <w:rFonts w:hint="default"/>
            <w:lang w:val="en-US"/>
          </w:rPr>
          <w:t>ame</w:t>
        </w:r>
      </w:ins>
      <w:ins w:id="109" w:author="Author" w:date="2026-06-18T15:13:41Z">
        <w:r>
          <w:rPr>
            <w:rFonts w:hint="default"/>
            <w:lang w:val="en-US"/>
          </w:rPr>
          <w:t xml:space="preserve">ra </w:t>
        </w:r>
      </w:ins>
      <w:ins w:id="110" w:author="Author" w:date="2026-06-18T15:13:42Z">
        <w:r>
          <w:rPr>
            <w:rFonts w:hint="default"/>
            <w:lang w:val="en-US"/>
          </w:rPr>
          <w:t>moun</w:t>
        </w:r>
      </w:ins>
      <w:ins w:id="111" w:author="Author" w:date="2026-06-18T15:13:43Z">
        <w:r>
          <w:rPr>
            <w:rFonts w:hint="default"/>
            <w:lang w:val="en-US"/>
          </w:rPr>
          <w:t>t</w:t>
        </w:r>
      </w:ins>
    </w:p>
    <w:p w14:paraId="4C32C7BF">
      <w:pPr>
        <w:rPr>
          <w:ins w:id="112" w:author="Author" w:date="2026-06-18T15:13:45Z"/>
          <w:rFonts w:hint="default"/>
          <w:lang w:val="en-US"/>
        </w:rPr>
      </w:pPr>
    </w:p>
    <w:p w14:paraId="002FA397">
      <w:pPr>
        <w:rPr>
          <w:ins w:id="113" w:author="Author" w:date="2026-06-18T15:13:51Z"/>
          <w:rFonts w:hint="default"/>
          <w:lang w:val="en-US"/>
        </w:rPr>
      </w:pPr>
      <w:ins w:id="114" w:author="Author" w:date="2026-06-18T15:13:47Z">
        <w:r>
          <w:rPr>
            <w:rFonts w:hint="default"/>
            <w:lang w:val="en-US"/>
          </w:rPr>
          <w:t>Dimen</w:t>
        </w:r>
      </w:ins>
      <w:ins w:id="115" w:author="Author" w:date="2026-06-18T15:13:48Z">
        <w:r>
          <w:rPr>
            <w:rFonts w:hint="default"/>
            <w:lang w:val="en-US"/>
          </w:rPr>
          <w:t>sions</w:t>
        </w:r>
      </w:ins>
      <w:ins w:id="116" w:author="Author" w:date="2026-06-18T15:13:50Z">
        <w:r>
          <w:rPr>
            <w:rFonts w:hint="default"/>
            <w:lang w:val="en-US"/>
          </w:rPr>
          <w:t>:</w:t>
        </w:r>
      </w:ins>
    </w:p>
    <w:p w14:paraId="0B0D0136">
      <w:pPr>
        <w:pStyle w:val="4"/>
        <w:keepNext w:val="0"/>
        <w:keepLines w:val="0"/>
        <w:widowControl/>
        <w:suppressLineNumbers w:val="0"/>
        <w:rPr>
          <w:ins w:id="117" w:author="Author" w:date="2026-06-18T15:18:18Z"/>
        </w:rPr>
      </w:pPr>
      <w:ins w:id="118" w:author="Author" w:date="2026-06-18T15:18:18Z">
        <w:r>
          <w:rPr/>
          <w:t>A. Camera Mount Design</w:t>
        </w:r>
      </w:ins>
    </w:p>
    <w:p w14:paraId="3F560CBB">
      <w:pPr>
        <w:pStyle w:val="18"/>
        <w:keepNext w:val="0"/>
        <w:keepLines w:val="0"/>
        <w:widowControl/>
        <w:suppressLineNumbers w:val="0"/>
        <w:rPr>
          <w:ins w:id="119" w:author="Author" w:date="2026-06-18T15:18:18Z"/>
        </w:rPr>
      </w:pPr>
      <w:ins w:id="120" w:author="Author" w:date="2026-06-18T15:18:18Z">
        <w:r>
          <w:rPr/>
          <w:t>The camera mount was designed to securely hold the RunCam 5 Orange using a friction-fit mechanism. The camera dimensions were measured using a vernier caliper and used to create the CAD model in Fusion 360.</w:t>
        </w:r>
      </w:ins>
    </w:p>
    <w:p w14:paraId="78C3827F">
      <w:pPr>
        <w:pStyle w:val="18"/>
        <w:keepNext w:val="0"/>
        <w:keepLines w:val="0"/>
        <w:widowControl/>
        <w:suppressLineNumbers w:val="0"/>
        <w:rPr>
          <w:ins w:id="121" w:author="Author" w:date="2026-06-18T15:18:18Z"/>
        </w:rPr>
      </w:pPr>
      <w:ins w:id="122" w:author="Author" w:date="2026-06-18T15:18:18Z">
        <w:r>
          <w:rPr/>
          <w:t>The mount has internal dimensions of 38.8 mm × 38.8 mm × 36.6 mm with a wall thickness of 2 mm. A 30 mm × 26 mm opening was provided at the bottom for screen access and weight reduction. Two mounting lugs with 10 mm diameter holes were added on the top to connect the mount to the support beam.</w:t>
        </w:r>
      </w:ins>
    </w:p>
    <w:p w14:paraId="243D5C41">
      <w:pPr>
        <w:pStyle w:val="18"/>
        <w:keepNext w:val="0"/>
        <w:keepLines w:val="0"/>
        <w:widowControl/>
        <w:suppressLineNumbers w:val="0"/>
        <w:rPr>
          <w:ins w:id="123" w:author="Author" w:date="2026-06-18T15:18:18Z"/>
        </w:rPr>
      </w:pPr>
      <w:ins w:id="124" w:author="Author" w:date="2026-06-18T15:18:18Z">
        <w:r>
          <w:rPr/>
          <w:t>The final design provides a secure fit while remaining lightweight and easy to manufacture using 3D printing. Fig. 1 shows the CAD model of the camera mount.</w:t>
        </w:r>
      </w:ins>
    </w:p>
    <w:p w14:paraId="2BF8C954">
      <w:pPr>
        <w:rPr>
          <w:ins w:id="125" w:author="Author" w:date="2026-06-18T15:22:05Z"/>
          <w:rFonts w:hint="default"/>
          <w:lang w:val="en-US"/>
        </w:rPr>
      </w:pPr>
    </w:p>
    <w:p w14:paraId="719A4E05">
      <w:pPr>
        <w:rPr>
          <w:ins w:id="126" w:author="Author" w:date="2026-06-18T15:22:09Z"/>
        </w:rPr>
      </w:pPr>
      <w:ins w:id="127" w:author="Author" w:date="2026-06-18T15:22:06Z">
        <w:r>
          <w:rPr/>
          <w:drawing>
            <wp:inline distT="0" distB="0" distL="114300" distR="114300">
              <wp:extent cx="2961005" cy="1663700"/>
              <wp:effectExtent l="0" t="0" r="10795" b="1270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11"/>
                      <a:stretch>
                        <a:fillRect/>
                      </a:stretch>
                    </pic:blipFill>
                    <pic:spPr>
                      <a:xfrm>
                        <a:off x="0" y="0"/>
                        <a:ext cx="2961005" cy="1663700"/>
                      </a:xfrm>
                      <a:prstGeom prst="rect">
                        <a:avLst/>
                      </a:prstGeom>
                      <a:noFill/>
                      <a:ln>
                        <a:noFill/>
                      </a:ln>
                    </pic:spPr>
                  </pic:pic>
                </a:graphicData>
              </a:graphic>
            </wp:inline>
          </w:drawing>
        </w:r>
      </w:ins>
    </w:p>
    <w:p w14:paraId="3C5518FB">
      <w:pPr>
        <w:rPr>
          <w:ins w:id="129" w:author="Author" w:date="2026-06-18T15:22:36Z"/>
          <w:rFonts w:hint="default"/>
          <w:lang w:val="en-US"/>
        </w:rPr>
      </w:pPr>
      <w:ins w:id="130" w:author="Author" w:date="2026-06-18T15:22:11Z">
        <w:r>
          <w:rPr>
            <w:rFonts w:hint="default"/>
            <w:lang w:val="en-US"/>
          </w:rPr>
          <w:t>F</w:t>
        </w:r>
      </w:ins>
      <w:ins w:id="131" w:author="Author" w:date="2026-06-18T15:22:12Z">
        <w:r>
          <w:rPr>
            <w:rFonts w:hint="default"/>
            <w:lang w:val="en-US"/>
          </w:rPr>
          <w:t>igur</w:t>
        </w:r>
      </w:ins>
      <w:ins w:id="132" w:author="Author" w:date="2026-06-18T15:22:13Z">
        <w:r>
          <w:rPr>
            <w:rFonts w:hint="default"/>
            <w:lang w:val="en-US"/>
          </w:rPr>
          <w:t>e2</w:t>
        </w:r>
      </w:ins>
      <w:ins w:id="133" w:author="Author" w:date="2026-06-18T15:22:15Z">
        <w:r>
          <w:rPr>
            <w:rFonts w:hint="default"/>
            <w:lang w:val="en-US"/>
          </w:rPr>
          <w:t>:</w:t>
        </w:r>
      </w:ins>
      <w:ins w:id="134" w:author="Author" w:date="2026-06-18T15:22:16Z">
        <w:r>
          <w:rPr>
            <w:rFonts w:hint="default"/>
            <w:lang w:val="en-US"/>
          </w:rPr>
          <w:t xml:space="preserve"> </w:t>
        </w:r>
      </w:ins>
      <w:ins w:id="135" w:author="Author" w:date="2026-06-18T15:22:20Z">
        <w:r>
          <w:rPr>
            <w:rFonts w:hint="default"/>
            <w:lang w:val="en-US"/>
          </w:rPr>
          <w:t>sup</w:t>
        </w:r>
      </w:ins>
      <w:ins w:id="136" w:author="Author" w:date="2026-06-18T15:22:21Z">
        <w:r>
          <w:rPr>
            <w:rFonts w:hint="default"/>
            <w:lang w:val="en-US"/>
          </w:rPr>
          <w:t>port</w:t>
        </w:r>
      </w:ins>
      <w:ins w:id="137" w:author="Author" w:date="2026-06-18T15:22:22Z">
        <w:r>
          <w:rPr>
            <w:rFonts w:hint="default"/>
            <w:lang w:val="en-US"/>
          </w:rPr>
          <w:t xml:space="preserve"> </w:t>
        </w:r>
      </w:ins>
      <w:ins w:id="138" w:author="Author" w:date="2026-06-18T15:22:26Z">
        <w:r>
          <w:rPr>
            <w:rFonts w:hint="default"/>
            <w:lang w:val="en-US"/>
          </w:rPr>
          <w:t>f</w:t>
        </w:r>
      </w:ins>
      <w:ins w:id="139" w:author="Author" w:date="2026-06-18T15:22:27Z">
        <w:r>
          <w:rPr>
            <w:rFonts w:hint="default"/>
            <w:lang w:val="en-US"/>
          </w:rPr>
          <w:t xml:space="preserve">or </w:t>
        </w:r>
      </w:ins>
      <w:ins w:id="140" w:author="Author" w:date="2026-06-18T15:22:28Z">
        <w:r>
          <w:rPr>
            <w:rFonts w:hint="default"/>
            <w:lang w:val="en-US"/>
          </w:rPr>
          <w:t>ca</w:t>
        </w:r>
      </w:ins>
      <w:ins w:id="141" w:author="Author" w:date="2026-06-18T15:22:29Z">
        <w:r>
          <w:rPr>
            <w:rFonts w:hint="default"/>
            <w:lang w:val="en-US"/>
          </w:rPr>
          <w:t>mera</w:t>
        </w:r>
      </w:ins>
      <w:ins w:id="142" w:author="Author" w:date="2026-06-18T15:22:30Z">
        <w:r>
          <w:rPr>
            <w:rFonts w:hint="default"/>
            <w:lang w:val="en-US"/>
          </w:rPr>
          <w:t xml:space="preserve"> mo</w:t>
        </w:r>
      </w:ins>
      <w:ins w:id="143" w:author="Author" w:date="2026-06-18T15:22:31Z">
        <w:r>
          <w:rPr>
            <w:rFonts w:hint="default"/>
            <w:lang w:val="en-US"/>
          </w:rPr>
          <w:t>unt</w:t>
        </w:r>
      </w:ins>
      <w:ins w:id="144" w:author="Author" w:date="2026-06-18T15:22:32Z">
        <w:r>
          <w:rPr>
            <w:rFonts w:hint="default"/>
            <w:lang w:val="en-US"/>
          </w:rPr>
          <w:t>.</w:t>
        </w:r>
      </w:ins>
    </w:p>
    <w:p w14:paraId="0F54B036">
      <w:pPr>
        <w:rPr>
          <w:ins w:id="145" w:author="Author" w:date="2026-06-18T15:22:44Z"/>
          <w:rFonts w:hint="default"/>
          <w:lang w:val="en-US"/>
        </w:rPr>
      </w:pPr>
      <w:ins w:id="146" w:author="Author" w:date="2026-06-18T15:22:40Z">
        <w:r>
          <w:rPr>
            <w:rFonts w:hint="default"/>
            <w:lang w:val="en-US"/>
          </w:rPr>
          <w:t>Dimens</w:t>
        </w:r>
      </w:ins>
      <w:ins w:id="147" w:author="Author" w:date="2026-06-18T15:22:41Z">
        <w:r>
          <w:rPr>
            <w:rFonts w:hint="default"/>
            <w:lang w:val="en-US"/>
          </w:rPr>
          <w:t>ionos</w:t>
        </w:r>
      </w:ins>
      <w:ins w:id="148" w:author="Author" w:date="2026-06-18T15:22:42Z">
        <w:r>
          <w:rPr>
            <w:rFonts w:hint="default"/>
            <w:lang w:val="en-US"/>
          </w:rPr>
          <w:t>:</w:t>
        </w:r>
      </w:ins>
      <w:ins w:id="149" w:author="Author" w:date="2026-06-18T15:22:43Z">
        <w:r>
          <w:rPr>
            <w:rFonts w:hint="default"/>
            <w:lang w:val="en-US"/>
          </w:rPr>
          <w:t xml:space="preserve"> </w:t>
        </w:r>
      </w:ins>
    </w:p>
    <w:p w14:paraId="6A3EFC46">
      <w:pPr>
        <w:pStyle w:val="4"/>
        <w:keepNext w:val="0"/>
        <w:keepLines w:val="0"/>
        <w:widowControl/>
        <w:suppressLineNumbers w:val="0"/>
        <w:rPr>
          <w:ins w:id="150" w:author="Author" w:date="2026-06-18T15:26:04Z"/>
        </w:rPr>
      </w:pPr>
      <w:ins w:id="151" w:author="Author" w:date="2026-06-18T15:26:04Z">
        <w:r>
          <w:rPr/>
          <w:t>B. Support Attachment Design</w:t>
        </w:r>
      </w:ins>
    </w:p>
    <w:p w14:paraId="6249F480">
      <w:pPr>
        <w:pStyle w:val="18"/>
        <w:keepNext w:val="0"/>
        <w:keepLines w:val="0"/>
        <w:widowControl/>
        <w:suppressLineNumbers w:val="0"/>
        <w:rPr>
          <w:ins w:id="152" w:author="Author" w:date="2026-06-18T15:26:04Z"/>
        </w:rPr>
      </w:pPr>
      <w:ins w:id="153" w:author="Author" w:date="2026-06-18T15:26:04Z">
        <w:r>
          <w:rPr/>
          <w:t>The support attachment was designed to connect the camera mount to the quadcopter frame while providing adequate strength and vibration damping. The component has an overall length of 60 mm and consists of two support arms connected through a central joint.</w:t>
        </w:r>
      </w:ins>
    </w:p>
    <w:p w14:paraId="63B3CBC5">
      <w:pPr>
        <w:pStyle w:val="18"/>
        <w:keepNext w:val="0"/>
        <w:keepLines w:val="0"/>
        <w:widowControl/>
        <w:suppressLineNumbers w:val="0"/>
        <w:rPr>
          <w:ins w:id="154" w:author="Author" w:date="2026-06-18T15:26:04Z"/>
        </w:rPr>
      </w:pPr>
      <w:ins w:id="155" w:author="Author" w:date="2026-06-18T15:26:04Z">
        <w:r>
          <w:rPr/>
          <w:t>Each support arm has a thickness of 10 mm and contains a 10 mm diameter mounting hole. The distance between the centers of the outer mounting holes is 60 mm, while the distance between the joint holes is 40 mm. Fillets were incorporated into the design to reduce stress concentrations and improve durability.</w:t>
        </w:r>
      </w:ins>
    </w:p>
    <w:p w14:paraId="64B8F95B">
      <w:pPr>
        <w:pStyle w:val="18"/>
        <w:keepNext w:val="0"/>
        <w:keepLines w:val="0"/>
        <w:widowControl/>
        <w:suppressLineNumbers w:val="0"/>
        <w:rPr>
          <w:ins w:id="156" w:author="Author" w:date="2026-06-18T15:26:04Z"/>
        </w:rPr>
      </w:pPr>
      <w:ins w:id="157" w:author="Author" w:date="2026-06-18T15:26:04Z">
        <w:r>
          <w:rPr/>
          <w:t>The support attachment was modelled in Fusion 360 and designed to securely interface with both the camera mount and the drone frame. The CAD model of the support attachment is shown in Fig. 2.</w:t>
        </w:r>
      </w:ins>
    </w:p>
    <w:p w14:paraId="71141BB4">
      <w:pPr>
        <w:rPr>
          <w:ins w:id="158" w:author="Author" w:date="2026-06-18T15:35:43Z"/>
        </w:rPr>
      </w:pPr>
      <w:ins w:id="159" w:author="Author" w:date="2026-06-18T15:35:42Z">
        <w:r>
          <w:rPr/>
          <w:drawing>
            <wp:inline distT="0" distB="0" distL="114300" distR="114300">
              <wp:extent cx="2957830" cy="1658620"/>
              <wp:effectExtent l="0" t="0" r="13970" b="1778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2"/>
                      <a:stretch>
                        <a:fillRect/>
                      </a:stretch>
                    </pic:blipFill>
                    <pic:spPr>
                      <a:xfrm>
                        <a:off x="0" y="0"/>
                        <a:ext cx="2957830" cy="1658620"/>
                      </a:xfrm>
                      <a:prstGeom prst="rect">
                        <a:avLst/>
                      </a:prstGeom>
                      <a:noFill/>
                      <a:ln>
                        <a:noFill/>
                      </a:ln>
                    </pic:spPr>
                  </pic:pic>
                </a:graphicData>
              </a:graphic>
            </wp:inline>
          </w:drawing>
        </w:r>
      </w:ins>
    </w:p>
    <w:p w14:paraId="58343613">
      <w:pPr>
        <w:rPr>
          <w:ins w:id="161" w:author="Author" w:date="2026-06-18T15:36:14Z"/>
          <w:rFonts w:hint="default"/>
          <w:lang w:val="en-US"/>
        </w:rPr>
      </w:pPr>
      <w:ins w:id="162" w:author="Author" w:date="2026-06-18T15:35:44Z">
        <w:r>
          <w:rPr>
            <w:rFonts w:hint="default"/>
            <w:lang w:val="en-US"/>
          </w:rPr>
          <w:t>Figu</w:t>
        </w:r>
      </w:ins>
      <w:ins w:id="163" w:author="Author" w:date="2026-06-18T15:35:45Z">
        <w:r>
          <w:rPr>
            <w:rFonts w:hint="default"/>
            <w:lang w:val="en-US"/>
          </w:rPr>
          <w:t>r</w:t>
        </w:r>
      </w:ins>
      <w:ins w:id="164" w:author="Author" w:date="2026-06-18T15:35:47Z">
        <w:r>
          <w:rPr>
            <w:rFonts w:hint="default"/>
            <w:lang w:val="en-US"/>
          </w:rPr>
          <w:t>e</w:t>
        </w:r>
      </w:ins>
      <w:ins w:id="165" w:author="Author" w:date="2026-06-18T15:35:48Z">
        <w:r>
          <w:rPr>
            <w:rFonts w:hint="default"/>
            <w:lang w:val="en-US"/>
          </w:rPr>
          <w:t>3:</w:t>
        </w:r>
      </w:ins>
      <w:ins w:id="166" w:author="Author" w:date="2026-06-18T15:35:49Z">
        <w:r>
          <w:rPr>
            <w:rFonts w:hint="default"/>
            <w:lang w:val="en-US"/>
          </w:rPr>
          <w:t xml:space="preserve"> </w:t>
        </w:r>
      </w:ins>
      <w:ins w:id="167" w:author="Author" w:date="2026-06-18T15:35:57Z">
        <w:r>
          <w:rPr>
            <w:rFonts w:hint="default"/>
            <w:lang w:val="en-US"/>
          </w:rPr>
          <w:t>en</w:t>
        </w:r>
      </w:ins>
      <w:ins w:id="168" w:author="Author" w:date="2026-06-18T15:35:59Z">
        <w:r>
          <w:rPr>
            <w:rFonts w:hint="default"/>
            <w:lang w:val="en-US"/>
          </w:rPr>
          <w:t>t</w:t>
        </w:r>
      </w:ins>
      <w:ins w:id="169" w:author="Author" w:date="2026-06-18T15:36:00Z">
        <w:r>
          <w:rPr>
            <w:rFonts w:hint="default"/>
            <w:lang w:val="en-US"/>
          </w:rPr>
          <w:t>ire m</w:t>
        </w:r>
      </w:ins>
      <w:ins w:id="170" w:author="Author" w:date="2026-06-18T15:36:01Z">
        <w:r>
          <w:rPr>
            <w:rFonts w:hint="default"/>
            <w:lang w:val="en-US"/>
          </w:rPr>
          <w:t xml:space="preserve">ount </w:t>
        </w:r>
      </w:ins>
      <w:ins w:id="171" w:author="Author" w:date="2026-06-18T15:36:03Z">
        <w:r>
          <w:rPr>
            <w:rFonts w:hint="default"/>
            <w:lang w:val="en-US"/>
          </w:rPr>
          <w:t>syst</w:t>
        </w:r>
      </w:ins>
      <w:ins w:id="172" w:author="Author" w:date="2026-06-18T15:36:04Z">
        <w:r>
          <w:rPr>
            <w:rFonts w:hint="default"/>
            <w:lang w:val="en-US"/>
          </w:rPr>
          <w:t>em at</w:t>
        </w:r>
      </w:ins>
      <w:ins w:id="173" w:author="Author" w:date="2026-06-18T15:36:05Z">
        <w:r>
          <w:rPr>
            <w:rFonts w:hint="default"/>
            <w:lang w:val="en-US"/>
          </w:rPr>
          <w:t xml:space="preserve"> </w:t>
        </w:r>
      </w:ins>
      <w:ins w:id="174" w:author="Author" w:date="2026-06-18T15:36:06Z">
        <w:r>
          <w:rPr>
            <w:rFonts w:hint="default"/>
            <w:lang w:val="en-US"/>
          </w:rPr>
          <w:t>0</w:t>
        </w:r>
      </w:ins>
      <w:ins w:id="175" w:author="Author" w:date="2026-06-18T15:36:10Z">
        <w:r>
          <w:rPr>
            <w:rFonts w:hint="default"/>
            <w:lang w:val="en-US"/>
          </w:rPr>
          <w:t xml:space="preserve"> degr</w:t>
        </w:r>
      </w:ins>
      <w:ins w:id="176" w:author="Author" w:date="2026-06-18T15:36:11Z">
        <w:r>
          <w:rPr>
            <w:rFonts w:hint="default"/>
            <w:lang w:val="en-US"/>
          </w:rPr>
          <w:t>ees</w:t>
        </w:r>
      </w:ins>
    </w:p>
    <w:p w14:paraId="326EB569">
      <w:pPr>
        <w:rPr>
          <w:ins w:id="177" w:author="Author" w:date="2026-06-18T15:36:14Z"/>
          <w:rFonts w:hint="default"/>
          <w:lang w:val="en-US"/>
        </w:rPr>
      </w:pPr>
    </w:p>
    <w:p w14:paraId="28CE8560">
      <w:pPr>
        <w:rPr>
          <w:ins w:id="178" w:author="Author" w:date="2026-06-18T15:38:25Z"/>
        </w:rPr>
      </w:pPr>
      <w:ins w:id="179" w:author="Author" w:date="2026-06-18T15:38:23Z">
        <w:r>
          <w:rPr/>
          <w:drawing>
            <wp:inline distT="0" distB="0" distL="114300" distR="114300">
              <wp:extent cx="2961005" cy="1664970"/>
              <wp:effectExtent l="0" t="0" r="10795" b="1143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13"/>
                      <a:stretch>
                        <a:fillRect/>
                      </a:stretch>
                    </pic:blipFill>
                    <pic:spPr>
                      <a:xfrm>
                        <a:off x="0" y="0"/>
                        <a:ext cx="2961005" cy="1664970"/>
                      </a:xfrm>
                      <a:prstGeom prst="rect">
                        <a:avLst/>
                      </a:prstGeom>
                      <a:noFill/>
                      <a:ln>
                        <a:noFill/>
                      </a:ln>
                    </pic:spPr>
                  </pic:pic>
                </a:graphicData>
              </a:graphic>
            </wp:inline>
          </w:drawing>
        </w:r>
      </w:ins>
    </w:p>
    <w:p w14:paraId="33CD150D">
      <w:pPr>
        <w:rPr>
          <w:ins w:id="181" w:author="Author" w:date="2026-06-22T11:23:13Z"/>
          <w:rFonts w:hint="default"/>
          <w:lang w:val="en-US"/>
        </w:rPr>
      </w:pPr>
      <w:ins w:id="182" w:author="Author" w:date="2026-06-18T15:38:25Z">
        <w:r>
          <w:rPr>
            <w:rFonts w:hint="default"/>
            <w:lang w:val="en-US"/>
          </w:rPr>
          <w:t>F</w:t>
        </w:r>
      </w:ins>
      <w:ins w:id="183" w:author="Author" w:date="2026-06-18T15:38:26Z">
        <w:r>
          <w:rPr>
            <w:rFonts w:hint="default"/>
            <w:lang w:val="en-US"/>
          </w:rPr>
          <w:t>igur</w:t>
        </w:r>
      </w:ins>
      <w:ins w:id="184" w:author="Author" w:date="2026-06-18T15:38:27Z">
        <w:r>
          <w:rPr>
            <w:rFonts w:hint="default"/>
            <w:lang w:val="en-US"/>
          </w:rPr>
          <w:t>e4</w:t>
        </w:r>
      </w:ins>
      <w:ins w:id="185" w:author="Author" w:date="2026-06-18T15:38:28Z">
        <w:r>
          <w:rPr>
            <w:rFonts w:hint="default"/>
            <w:lang w:val="en-US"/>
          </w:rPr>
          <w:t>:</w:t>
        </w:r>
      </w:ins>
      <w:ins w:id="186" w:author="Author" w:date="2026-06-18T15:38:29Z">
        <w:r>
          <w:rPr>
            <w:rFonts w:hint="default"/>
            <w:lang w:val="en-US"/>
          </w:rPr>
          <w:t xml:space="preserve"> </w:t>
        </w:r>
      </w:ins>
      <w:ins w:id="187" w:author="Author" w:date="2026-06-18T15:38:30Z">
        <w:r>
          <w:rPr>
            <w:rFonts w:hint="default"/>
            <w:lang w:val="en-US"/>
          </w:rPr>
          <w:t>s</w:t>
        </w:r>
      </w:ins>
      <w:ins w:id="188" w:author="Author" w:date="2026-06-22T11:23:13Z">
        <w:r>
          <w:rPr>
            <w:rFonts w:hint="default"/>
            <w:lang w:val="en-US"/>
          </w:rPr>
          <w:t>ystem at an angle 30 degrees.</w:t>
        </w:r>
      </w:ins>
    </w:p>
    <w:p w14:paraId="4DE5F083">
      <w:pPr>
        <w:rPr>
          <w:ins w:id="189" w:author="Author" w:date="2026-06-22T11:22:56Z"/>
          <w:rFonts w:hint="default"/>
          <w:lang w:val="en-US"/>
        </w:rPr>
        <w:sectPr>
          <w:pgSz w:w="12240" w:h="15840"/>
          <w:pgMar w:top="1440" w:right="1210" w:bottom="1440" w:left="1210" w:header="720" w:footer="720" w:gutter="0"/>
          <w:cols w:space="461" w:num="2"/>
        </w:sectPr>
      </w:pPr>
    </w:p>
    <w:p w14:paraId="720F6A82">
      <w:pPr>
        <w:pStyle w:val="4"/>
        <w:keepNext w:val="0"/>
        <w:keepLines w:val="0"/>
        <w:widowControl/>
        <w:suppressLineNumbers w:val="0"/>
        <w:rPr>
          <w:ins w:id="190" w:author="Author" w:date="2026-06-22T11:23:51Z"/>
        </w:rPr>
      </w:pPr>
      <w:ins w:id="191" w:author="Author" w:date="2026-06-22T11:23:51Z">
        <w:r>
          <w:rPr/>
          <w:t>III. FABRICATION</w:t>
        </w:r>
      </w:ins>
    </w:p>
    <w:p w14:paraId="0FB053BC">
      <w:pPr>
        <w:pStyle w:val="18"/>
        <w:keepNext w:val="0"/>
        <w:keepLines w:val="0"/>
        <w:widowControl/>
        <w:suppressLineNumbers w:val="0"/>
        <w:rPr>
          <w:ins w:id="192" w:author="Author" w:date="2026-06-22T11:23:51Z"/>
        </w:rPr>
      </w:pPr>
      <w:ins w:id="193" w:author="Author" w:date="2026-06-22T11:23:51Z">
        <w:r>
          <w:rPr/>
          <w:t>The camera mount and support attachment were fabricated using a Creality FDM 3D printer. TPU filament was selected due to its flexibility, impact resistance, and vibration-damping properties. The CAD models created in Fusion 360 were exported as STL files and sliced before printing. After fabrication, the components were assembled and fitted onto the quadcopter frame for testing.</w:t>
        </w:r>
      </w:ins>
    </w:p>
    <w:p w14:paraId="2772CB63">
      <w:pPr>
        <w:rPr>
          <w:ins w:id="194" w:author="Author" w:date="2026-06-22T11:27:12Z"/>
          <w:rFonts w:hint="default"/>
          <w:lang w:val="en-US"/>
        </w:rPr>
      </w:pPr>
      <w:ins w:id="195" w:author="Author" w:date="2026-06-22T11:26:21Z">
        <w:r>
          <w:rPr>
            <w:rFonts w:hint="default"/>
            <w:lang w:val="en-US"/>
          </w:rPr>
          <w:t>FI</w:t>
        </w:r>
      </w:ins>
      <w:ins w:id="196" w:author="Author" w:date="2026-06-22T11:26:22Z">
        <w:r>
          <w:rPr>
            <w:rFonts w:hint="default"/>
            <w:lang w:val="en-US"/>
          </w:rPr>
          <w:t>LE</w:t>
        </w:r>
      </w:ins>
      <w:ins w:id="197" w:author="Author" w:date="2026-06-22T11:26:27Z">
        <w:r>
          <w:rPr>
            <w:rFonts w:hint="default"/>
            <w:lang w:val="en-US"/>
          </w:rPr>
          <w:t>S</w:t>
        </w:r>
      </w:ins>
      <w:ins w:id="198" w:author="Author" w:date="2026-06-22T11:26:32Z">
        <w:r>
          <w:rPr>
            <w:rFonts w:hint="default"/>
            <w:lang w:val="en-US"/>
          </w:rPr>
          <w:t>[</w:t>
        </w:r>
      </w:ins>
      <w:ins w:id="199" w:author="Author" w:date="2026-06-22T11:26:35Z">
        <w:r>
          <w:rPr>
            <w:rFonts w:hint="default"/>
            <w:lang w:val="en-US"/>
          </w:rPr>
          <w:t>as i</w:t>
        </w:r>
      </w:ins>
      <w:ins w:id="200" w:author="Author" w:date="2026-06-22T11:26:36Z">
        <w:r>
          <w:rPr>
            <w:rFonts w:hint="default"/>
            <w:lang w:val="en-US"/>
          </w:rPr>
          <w:t xml:space="preserve">n </w:t>
        </w:r>
      </w:ins>
      <w:ins w:id="201" w:author="Author" w:date="2026-06-22T11:26:37Z">
        <w:r>
          <w:rPr>
            <w:rFonts w:hint="default"/>
            <w:lang w:val="en-US"/>
          </w:rPr>
          <w:t>gi</w:t>
        </w:r>
      </w:ins>
      <w:ins w:id="202" w:author="Author" w:date="2026-06-22T11:26:38Z">
        <w:r>
          <w:rPr>
            <w:rFonts w:hint="default"/>
            <w:lang w:val="en-US"/>
          </w:rPr>
          <w:t>thub</w:t>
        </w:r>
      </w:ins>
      <w:ins w:id="203" w:author="Author" w:date="2026-06-22T11:26:39Z">
        <w:r>
          <w:rPr>
            <w:rFonts w:hint="default"/>
            <w:lang w:val="en-US"/>
          </w:rPr>
          <w:t xml:space="preserve"> pa</w:t>
        </w:r>
      </w:ins>
      <w:ins w:id="204" w:author="Author" w:date="2026-06-22T11:26:40Z">
        <w:r>
          <w:rPr>
            <w:rFonts w:hint="default"/>
            <w:lang w:val="en-US"/>
          </w:rPr>
          <w:t>ge</w:t>
        </w:r>
      </w:ins>
      <w:ins w:id="205" w:author="Author" w:date="2026-06-22T11:26:33Z">
        <w:r>
          <w:rPr>
            <w:rFonts w:hint="default"/>
            <w:lang w:val="en-US"/>
          </w:rPr>
          <w:t>]</w:t>
        </w:r>
      </w:ins>
      <w:ins w:id="206" w:author="Author" w:date="2026-06-22T11:27:11Z">
        <w:r>
          <w:rPr>
            <w:rFonts w:hint="default"/>
            <w:lang w:val="en-US"/>
          </w:rPr>
          <w:t>:</w:t>
        </w:r>
      </w:ins>
    </w:p>
    <w:p w14:paraId="62ACC4B1">
      <w:pPr>
        <w:rPr>
          <w:ins w:id="207" w:author="Author" w:date="2026-06-22T11:27:12Z"/>
          <w:rFonts w:hint="default"/>
          <w:lang w:val="en-US"/>
        </w:rPr>
      </w:pPr>
    </w:p>
    <w:p w14:paraId="1FA2ABE0">
      <w:pPr>
        <w:rPr>
          <w:ins w:id="208" w:author="Author" w:date="2026-06-22T11:28:20Z"/>
          <w:rFonts w:hint="default"/>
          <w:lang w:val="en-US"/>
        </w:rPr>
      </w:pPr>
      <w:ins w:id="209" w:author="Author" w:date="2026-06-22T11:28:02Z">
        <w:r>
          <w:rPr>
            <w:rFonts w:hint="default"/>
            <w:lang w:val="en-US"/>
          </w:rPr>
          <w:t>J</w:t>
        </w:r>
      </w:ins>
      <w:ins w:id="210" w:author="Author" w:date="2026-06-22T11:28:03Z">
        <w:r>
          <w:rPr>
            <w:rFonts w:hint="default"/>
            <w:lang w:val="en-US"/>
          </w:rPr>
          <w:t>onat</w:t>
        </w:r>
      </w:ins>
      <w:ins w:id="211" w:author="Author" w:date="2026-06-22T11:28:04Z">
        <w:r>
          <w:rPr>
            <w:rFonts w:hint="default"/>
            <w:lang w:val="en-US"/>
          </w:rPr>
          <w:t>han</w:t>
        </w:r>
      </w:ins>
      <w:ins w:id="212" w:author="Author" w:date="2026-06-22T11:28:05Z">
        <w:r>
          <w:rPr>
            <w:rFonts w:hint="default"/>
            <w:lang w:val="en-US"/>
          </w:rPr>
          <w:t>_c</w:t>
        </w:r>
      </w:ins>
      <w:ins w:id="213" w:author="Author" w:date="2026-06-22T11:28:06Z">
        <w:r>
          <w:rPr>
            <w:rFonts w:hint="default"/>
            <w:lang w:val="en-US"/>
          </w:rPr>
          <w:t>ompl</w:t>
        </w:r>
      </w:ins>
      <w:ins w:id="214" w:author="Author" w:date="2026-06-22T11:28:07Z">
        <w:r>
          <w:rPr>
            <w:rFonts w:hint="default"/>
            <w:lang w:val="en-US"/>
          </w:rPr>
          <w:t>a</w:t>
        </w:r>
      </w:ins>
      <w:ins w:id="215" w:author="Author" w:date="2026-06-22T11:28:09Z">
        <w:r>
          <w:rPr>
            <w:rFonts w:hint="default"/>
            <w:lang w:val="en-US"/>
          </w:rPr>
          <w:t>_v</w:t>
        </w:r>
      </w:ins>
      <w:ins w:id="216" w:author="Author" w:date="2026-06-22T11:28:10Z">
        <w:r>
          <w:rPr>
            <w:rFonts w:hint="default"/>
            <w:lang w:val="en-US"/>
          </w:rPr>
          <w:t>0.</w:t>
        </w:r>
      </w:ins>
      <w:ins w:id="217" w:author="Author" w:date="2026-06-22T11:28:11Z">
        <w:r>
          <w:rPr>
            <w:rFonts w:hint="default"/>
            <w:lang w:val="en-US"/>
          </w:rPr>
          <w:t>3</w:t>
        </w:r>
      </w:ins>
      <w:ins w:id="218" w:author="Author" w:date="2026-06-22T11:28:12Z">
        <w:r>
          <w:rPr>
            <w:rFonts w:hint="default"/>
            <w:lang w:val="en-US"/>
          </w:rPr>
          <w:t>.</w:t>
        </w:r>
      </w:ins>
      <w:ins w:id="219" w:author="Author" w:date="2026-06-22T11:28:14Z">
        <w:r>
          <w:rPr>
            <w:rFonts w:hint="default"/>
            <w:lang w:val="en-US"/>
          </w:rPr>
          <w:t>s</w:t>
        </w:r>
      </w:ins>
      <w:ins w:id="220" w:author="Author" w:date="2026-06-22T11:28:19Z">
        <w:r>
          <w:rPr>
            <w:rFonts w:hint="default"/>
            <w:lang w:val="en-US"/>
          </w:rPr>
          <w:t>tl</w:t>
        </w:r>
      </w:ins>
    </w:p>
    <w:p w14:paraId="29932A3C">
      <w:pPr>
        <w:rPr>
          <w:ins w:id="221" w:author="Author" w:date="2026-06-22T11:28:20Z"/>
          <w:rFonts w:hint="default"/>
          <w:lang w:val="en-US"/>
        </w:rPr>
      </w:pPr>
    </w:p>
    <w:p w14:paraId="7E9633AA">
      <w:pPr>
        <w:rPr>
          <w:ins w:id="222" w:author="Author" w:date="2026-06-22T11:29:35Z"/>
          <w:rFonts w:hint="default"/>
          <w:lang w:val="en-US"/>
        </w:rPr>
      </w:pPr>
      <w:ins w:id="223" w:author="Author" w:date="2026-06-22T11:28:22Z">
        <w:r>
          <w:rPr>
            <w:rFonts w:hint="default"/>
            <w:lang w:val="en-US"/>
          </w:rPr>
          <w:t>Jona</w:t>
        </w:r>
      </w:ins>
      <w:ins w:id="224" w:author="Author" w:date="2026-06-22T11:28:23Z">
        <w:r>
          <w:rPr>
            <w:rFonts w:hint="default"/>
            <w:lang w:val="en-US"/>
          </w:rPr>
          <w:t>tha</w:t>
        </w:r>
      </w:ins>
      <w:ins w:id="225" w:author="Author" w:date="2026-06-22T11:28:24Z">
        <w:r>
          <w:rPr>
            <w:rFonts w:hint="default"/>
            <w:lang w:val="en-US"/>
          </w:rPr>
          <w:t>n_</w:t>
        </w:r>
      </w:ins>
      <w:ins w:id="226" w:author="Author" w:date="2026-06-22T11:28:37Z">
        <w:r>
          <w:rPr>
            <w:rFonts w:hint="default"/>
            <w:lang w:val="en-US"/>
          </w:rPr>
          <w:t>runc</w:t>
        </w:r>
      </w:ins>
      <w:ins w:id="227" w:author="Author" w:date="2026-06-22T11:28:38Z">
        <w:r>
          <w:rPr>
            <w:rFonts w:hint="default"/>
            <w:lang w:val="en-US"/>
          </w:rPr>
          <w:t>amt</w:t>
        </w:r>
      </w:ins>
      <w:ins w:id="228" w:author="Author" w:date="2026-06-22T11:28:39Z">
        <w:r>
          <w:rPr>
            <w:rFonts w:hint="default"/>
            <w:lang w:val="en-US"/>
          </w:rPr>
          <w:t>pu</w:t>
        </w:r>
      </w:ins>
      <w:ins w:id="229" w:author="Author" w:date="2026-06-22T11:28:40Z">
        <w:r>
          <w:rPr>
            <w:rFonts w:hint="default"/>
            <w:lang w:val="en-US"/>
          </w:rPr>
          <w:t>_v0</w:t>
        </w:r>
      </w:ins>
      <w:ins w:id="230" w:author="Author" w:date="2026-06-22T11:28:41Z">
        <w:r>
          <w:rPr>
            <w:rFonts w:hint="default"/>
            <w:lang w:val="en-US"/>
          </w:rPr>
          <w:t>.</w:t>
        </w:r>
      </w:ins>
      <w:ins w:id="231" w:author="Author" w:date="2026-06-22T11:28:42Z">
        <w:r>
          <w:rPr>
            <w:rFonts w:hint="default"/>
            <w:lang w:val="en-US"/>
          </w:rPr>
          <w:t>2</w:t>
        </w:r>
      </w:ins>
      <w:ins w:id="232" w:author="Author" w:date="2026-06-22T11:28:43Z">
        <w:r>
          <w:rPr>
            <w:rFonts w:hint="default"/>
            <w:lang w:val="en-US"/>
          </w:rPr>
          <w:t>.s</w:t>
        </w:r>
      </w:ins>
      <w:ins w:id="233" w:author="Author" w:date="2026-06-22T11:28:44Z">
        <w:r>
          <w:rPr>
            <w:rFonts w:hint="default"/>
            <w:lang w:val="en-US"/>
          </w:rPr>
          <w:t>tl</w:t>
        </w:r>
      </w:ins>
    </w:p>
    <w:p w14:paraId="296B08C5">
      <w:pPr>
        <w:rPr>
          <w:ins w:id="234" w:author="Author" w:date="2026-06-22T11:29:36Z"/>
          <w:rFonts w:hint="default"/>
          <w:lang w:val="en-US"/>
        </w:rPr>
      </w:pPr>
    </w:p>
    <w:p w14:paraId="18E04B23">
      <w:pPr>
        <w:rPr>
          <w:ins w:id="235" w:author="Author" w:date="2026-06-22T11:29:36Z"/>
          <w:rFonts w:hint="default"/>
          <w:lang w:val="en-US"/>
        </w:rPr>
      </w:pPr>
    </w:p>
    <w:p w14:paraId="3175404F">
      <w:pPr>
        <w:rPr>
          <w:ins w:id="236" w:author="Author" w:date="2026-06-22T11:28:50Z"/>
          <w:rFonts w:hint="default"/>
          <w:lang w:val="en-US"/>
        </w:rPr>
      </w:pPr>
    </w:p>
    <w:p w14:paraId="2B50B4A4">
      <w:pPr>
        <w:rPr>
          <w:ins w:id="237" w:author="Author" w:date="2026-06-22T11:28:50Z"/>
          <w:rFonts w:hint="default"/>
          <w:lang w:val="en-US"/>
        </w:rPr>
      </w:pPr>
    </w:p>
    <w:p w14:paraId="2FFEBA37">
      <w:pPr>
        <w:pStyle w:val="4"/>
        <w:keepNext w:val="0"/>
        <w:keepLines w:val="0"/>
        <w:widowControl/>
        <w:suppressLineNumbers w:val="0"/>
        <w:rPr>
          <w:ins w:id="238" w:author="Author" w:date="2026-06-22T11:29:32Z"/>
        </w:rPr>
      </w:pPr>
      <w:ins w:id="239" w:author="Author" w:date="2026-06-22T11:29:32Z">
        <w:r>
          <w:rPr/>
          <w:t>IV. RESULTS AND DISCUSSION</w:t>
        </w:r>
      </w:ins>
    </w:p>
    <w:p w14:paraId="45D6FE74">
      <w:pPr>
        <w:pStyle w:val="18"/>
        <w:keepNext w:val="0"/>
        <w:keepLines w:val="0"/>
        <w:widowControl/>
        <w:suppressLineNumbers w:val="0"/>
        <w:rPr>
          <w:ins w:id="240" w:author="Author" w:date="2026-06-22T11:29:39Z"/>
        </w:rPr>
      </w:pPr>
      <w:ins w:id="241" w:author="Author" w:date="2026-06-22T11:29:32Z">
        <w:r>
          <w:rPr/>
          <w:t>The fabricated components were successfully assembled and mounted onto the quadcopter. The camera holder provided a secure friction fit for the RunCam 5 Orange while allowing easy installation and removal. Ground testing showed that the TPU support attachment effectively reduced vibrations and provided adequate structural support. The final design was lightweight, durable, and compatible with the drone frame.</w:t>
        </w:r>
      </w:ins>
    </w:p>
    <w:p w14:paraId="0A74E7AF">
      <w:pPr>
        <w:pStyle w:val="18"/>
        <w:keepNext w:val="0"/>
        <w:keepLines w:val="0"/>
        <w:widowControl/>
        <w:suppressLineNumbers w:val="0"/>
        <w:rPr>
          <w:ins w:id="242" w:author="Author" w:date="2026-06-22T11:29:51Z"/>
        </w:rPr>
      </w:pPr>
    </w:p>
    <w:p w14:paraId="6C28F95C">
      <w:pPr>
        <w:pStyle w:val="18"/>
        <w:keepNext w:val="0"/>
        <w:keepLines w:val="0"/>
        <w:widowControl/>
        <w:suppressLineNumbers w:val="0"/>
        <w:rPr>
          <w:ins w:id="243" w:author="Author" w:date="2026-06-22T11:29:39Z"/>
        </w:rPr>
      </w:pPr>
    </w:p>
    <w:p w14:paraId="09C10A16">
      <w:pPr>
        <w:pStyle w:val="4"/>
        <w:keepNext w:val="0"/>
        <w:keepLines w:val="0"/>
        <w:widowControl/>
        <w:suppressLineNumbers w:val="0"/>
        <w:rPr>
          <w:ins w:id="244" w:author="Author" w:date="2026-06-22T11:29:47Z"/>
        </w:rPr>
      </w:pPr>
      <w:ins w:id="245" w:author="Author" w:date="2026-06-22T11:29:47Z">
        <w:r>
          <w:rPr/>
          <w:t>V. CONCLUSION</w:t>
        </w:r>
      </w:ins>
    </w:p>
    <w:p w14:paraId="7BF2A0B2">
      <w:pPr>
        <w:pStyle w:val="18"/>
        <w:keepNext w:val="0"/>
        <w:keepLines w:val="0"/>
        <w:widowControl/>
        <w:suppressLineNumbers w:val="0"/>
        <w:rPr>
          <w:ins w:id="246" w:author="Author" w:date="2026-06-22T11:29:47Z"/>
        </w:rPr>
      </w:pPr>
      <w:ins w:id="247" w:author="Author" w:date="2026-06-22T11:29:47Z">
        <w:r>
          <w:rPr/>
          <w:t>A custom camera holder for the RunCam 5 Orange was successfully designed and fabricated using Fusion 360 and 3D printing technology. The final design consisted of a camera mount and a support attachment that securely connected the camera to a quadcopter frame. The use of TPU improved vibration damping and durability, making the design suitable for aerial imaging applications.</w:t>
        </w:r>
      </w:ins>
    </w:p>
    <w:p w14:paraId="459641AE">
      <w:pPr>
        <w:pStyle w:val="18"/>
        <w:keepNext w:val="0"/>
        <w:keepLines w:val="0"/>
        <w:widowControl/>
        <w:suppressLineNumbers w:val="0"/>
        <w:rPr>
          <w:ins w:id="248" w:author="Author" w:date="2026-06-22T11:29:32Z"/>
        </w:rPr>
      </w:pPr>
    </w:p>
    <w:p w14:paraId="1B8179AE">
      <w:pPr>
        <w:rPr>
          <w:rFonts w:hint="default"/>
          <w:lang w:val="en-US"/>
        </w:rPr>
      </w:pPr>
      <w:bookmarkStart w:id="2" w:name="_GoBack"/>
      <w:bookmarkEnd w:id="2"/>
    </w:p>
    <w:sectPr>
      <w:pgSz w:w="12240" w:h="15840"/>
      <w:pgMar w:top="1440" w:right="1210" w:bottom="1440" w:left="1210" w:header="720" w:footer="720" w:gutter="0"/>
      <w:cols w:space="461" w:num="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7FFAEFF" w:usb1="F9DFFFFF" w:usb2="0000007F" w:usb3="00000000" w:csb0="203F01FF" w:csb1="DFFF0000"/>
  </w:font>
  <w:font w:name="Yu Gothic UI">
    <w:panose1 w:val="020B0500000000000000"/>
    <w:charset w:val="80"/>
    <w:family w:val="auto"/>
    <w:pitch w:val="default"/>
    <w:sig w:usb0="E00002FF" w:usb1="2AC7FDFF" w:usb2="00000016" w:usb3="00000000" w:csb0="2002009F"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F049D">
    <w:pPr>
      <w:pStyle w:val="15"/>
      <w:rPr>
        <w: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0B2D81"/>
    <w:multiLevelType w:val="multilevel"/>
    <w:tmpl w:val="080B2D81"/>
    <w:lvl w:ilvl="0" w:tentative="0">
      <w:start w:val="1"/>
      <w:numFmt w:val="decimal"/>
      <w:pStyle w:val="35"/>
      <w:lvlText w:val="%1)"/>
      <w:lvlJc w:val="left"/>
      <w:pPr>
        <w:ind w:left="1008" w:hanging="360"/>
      </w:pPr>
    </w:lvl>
    <w:lvl w:ilvl="1" w:tentative="0">
      <w:start w:val="1"/>
      <w:numFmt w:val="lowerLetter"/>
      <w:lvlText w:val="%2."/>
      <w:lvlJc w:val="left"/>
      <w:pPr>
        <w:ind w:left="1728" w:hanging="360"/>
      </w:pPr>
    </w:lvl>
    <w:lvl w:ilvl="2" w:tentative="0">
      <w:start w:val="1"/>
      <w:numFmt w:val="lowerRoman"/>
      <w:lvlText w:val="%3."/>
      <w:lvlJc w:val="right"/>
      <w:pPr>
        <w:ind w:left="2448" w:hanging="180"/>
      </w:pPr>
    </w:lvl>
    <w:lvl w:ilvl="3" w:tentative="0">
      <w:start w:val="1"/>
      <w:numFmt w:val="decimal"/>
      <w:lvlText w:val="%4."/>
      <w:lvlJc w:val="left"/>
      <w:pPr>
        <w:ind w:left="3168" w:hanging="360"/>
      </w:pPr>
    </w:lvl>
    <w:lvl w:ilvl="4" w:tentative="0">
      <w:start w:val="1"/>
      <w:numFmt w:val="lowerLetter"/>
      <w:lvlText w:val="%5."/>
      <w:lvlJc w:val="left"/>
      <w:pPr>
        <w:ind w:left="3888" w:hanging="360"/>
      </w:pPr>
    </w:lvl>
    <w:lvl w:ilvl="5" w:tentative="0">
      <w:start w:val="1"/>
      <w:numFmt w:val="lowerRoman"/>
      <w:lvlText w:val="%6."/>
      <w:lvlJc w:val="right"/>
      <w:pPr>
        <w:ind w:left="4608" w:hanging="180"/>
      </w:pPr>
    </w:lvl>
    <w:lvl w:ilvl="6" w:tentative="0">
      <w:start w:val="1"/>
      <w:numFmt w:val="decimal"/>
      <w:lvlText w:val="%7."/>
      <w:lvlJc w:val="left"/>
      <w:pPr>
        <w:ind w:left="5328" w:hanging="360"/>
      </w:pPr>
    </w:lvl>
    <w:lvl w:ilvl="7" w:tentative="0">
      <w:start w:val="1"/>
      <w:numFmt w:val="lowerLetter"/>
      <w:lvlText w:val="%8."/>
      <w:lvlJc w:val="left"/>
      <w:pPr>
        <w:ind w:left="6048" w:hanging="360"/>
      </w:pPr>
    </w:lvl>
    <w:lvl w:ilvl="8" w:tentative="0">
      <w:start w:val="1"/>
      <w:numFmt w:val="lowerRoman"/>
      <w:lvlText w:val="%9."/>
      <w:lvlJc w:val="right"/>
      <w:pPr>
        <w:ind w:left="6768" w:hanging="180"/>
      </w:pPr>
    </w:lvl>
  </w:abstractNum>
  <w:abstractNum w:abstractNumId="1">
    <w:nsid w:val="329E1D7F"/>
    <w:multiLevelType w:val="multilevel"/>
    <w:tmpl w:val="329E1D7F"/>
    <w:lvl w:ilvl="0" w:tentative="0">
      <w:start w:val="1"/>
      <w:numFmt w:val="bullet"/>
      <w:pStyle w:val="34"/>
      <w:lvlText w:val=""/>
      <w:lvlJc w:val="left"/>
      <w:pPr>
        <w:ind w:left="965" w:hanging="360"/>
      </w:pPr>
      <w:rPr>
        <w:rFonts w:hint="default" w:ascii="Symbol" w:hAnsi="Symbol"/>
      </w:rPr>
    </w:lvl>
    <w:lvl w:ilvl="1" w:tentative="0">
      <w:start w:val="1"/>
      <w:numFmt w:val="bullet"/>
      <w:lvlText w:val="o"/>
      <w:lvlJc w:val="left"/>
      <w:pPr>
        <w:ind w:left="1685" w:hanging="360"/>
      </w:pPr>
      <w:rPr>
        <w:rFonts w:hint="default" w:ascii="Courier New" w:hAnsi="Courier New" w:cs="Courier New"/>
      </w:rPr>
    </w:lvl>
    <w:lvl w:ilvl="2" w:tentative="0">
      <w:start w:val="1"/>
      <w:numFmt w:val="bullet"/>
      <w:lvlText w:val=""/>
      <w:lvlJc w:val="left"/>
      <w:pPr>
        <w:ind w:left="2405" w:hanging="360"/>
      </w:pPr>
      <w:rPr>
        <w:rFonts w:hint="default" w:ascii="Wingdings" w:hAnsi="Wingdings"/>
      </w:rPr>
    </w:lvl>
    <w:lvl w:ilvl="3" w:tentative="0">
      <w:start w:val="1"/>
      <w:numFmt w:val="bullet"/>
      <w:lvlText w:val=""/>
      <w:lvlJc w:val="left"/>
      <w:pPr>
        <w:ind w:left="3125" w:hanging="360"/>
      </w:pPr>
      <w:rPr>
        <w:rFonts w:hint="default" w:ascii="Symbol" w:hAnsi="Symbol"/>
      </w:rPr>
    </w:lvl>
    <w:lvl w:ilvl="4" w:tentative="0">
      <w:start w:val="1"/>
      <w:numFmt w:val="bullet"/>
      <w:lvlText w:val="o"/>
      <w:lvlJc w:val="left"/>
      <w:pPr>
        <w:ind w:left="3845" w:hanging="360"/>
      </w:pPr>
      <w:rPr>
        <w:rFonts w:hint="default" w:ascii="Courier New" w:hAnsi="Courier New" w:cs="Courier New"/>
      </w:rPr>
    </w:lvl>
    <w:lvl w:ilvl="5" w:tentative="0">
      <w:start w:val="1"/>
      <w:numFmt w:val="bullet"/>
      <w:lvlText w:val=""/>
      <w:lvlJc w:val="left"/>
      <w:pPr>
        <w:ind w:left="4565" w:hanging="360"/>
      </w:pPr>
      <w:rPr>
        <w:rFonts w:hint="default" w:ascii="Wingdings" w:hAnsi="Wingdings"/>
      </w:rPr>
    </w:lvl>
    <w:lvl w:ilvl="6" w:tentative="0">
      <w:start w:val="1"/>
      <w:numFmt w:val="bullet"/>
      <w:lvlText w:val=""/>
      <w:lvlJc w:val="left"/>
      <w:pPr>
        <w:ind w:left="5285" w:hanging="360"/>
      </w:pPr>
      <w:rPr>
        <w:rFonts w:hint="default" w:ascii="Symbol" w:hAnsi="Symbol"/>
      </w:rPr>
    </w:lvl>
    <w:lvl w:ilvl="7" w:tentative="0">
      <w:start w:val="1"/>
      <w:numFmt w:val="bullet"/>
      <w:lvlText w:val="o"/>
      <w:lvlJc w:val="left"/>
      <w:pPr>
        <w:ind w:left="6005" w:hanging="360"/>
      </w:pPr>
      <w:rPr>
        <w:rFonts w:hint="default" w:ascii="Courier New" w:hAnsi="Courier New" w:cs="Courier New"/>
      </w:rPr>
    </w:lvl>
    <w:lvl w:ilvl="8" w:tentative="0">
      <w:start w:val="1"/>
      <w:numFmt w:val="bullet"/>
      <w:lvlText w:val=""/>
      <w:lvlJc w:val="left"/>
      <w:pPr>
        <w:ind w:left="6725" w:hanging="360"/>
      </w:pPr>
      <w:rPr>
        <w:rFonts w:hint="default" w:ascii="Wingdings" w:hAnsi="Wingdings"/>
      </w:rPr>
    </w:lvl>
  </w:abstractNum>
  <w:abstractNum w:abstractNumId="2">
    <w:nsid w:val="5CFF61F7"/>
    <w:multiLevelType w:val="singleLevel"/>
    <w:tmpl w:val="5CFF61F7"/>
    <w:lvl w:ilvl="0" w:tentative="0">
      <w:start w:val="1"/>
      <w:numFmt w:val="upperRoman"/>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removePersonalInformation/>
  <w:bordersDoNotSurroundHeader w:val="0"/>
  <w:bordersDoNotSurroundFooter w:val="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1"/>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D6AF4"/>
    <w:rsid w:val="00112B3B"/>
    <w:rsid w:val="0012293F"/>
    <w:rsid w:val="00130D39"/>
    <w:rsid w:val="001621A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77D6"/>
    <w:rsid w:val="004922BE"/>
    <w:rsid w:val="004A504A"/>
    <w:rsid w:val="004B0384"/>
    <w:rsid w:val="004E4100"/>
    <w:rsid w:val="004E7706"/>
    <w:rsid w:val="004F31A5"/>
    <w:rsid w:val="005101E4"/>
    <w:rsid w:val="00511F7B"/>
    <w:rsid w:val="0051230B"/>
    <w:rsid w:val="005467F9"/>
    <w:rsid w:val="00557FCD"/>
    <w:rsid w:val="00570774"/>
    <w:rsid w:val="0058041F"/>
    <w:rsid w:val="005817F0"/>
    <w:rsid w:val="005827A9"/>
    <w:rsid w:val="005977BC"/>
    <w:rsid w:val="005D421E"/>
    <w:rsid w:val="005D57B2"/>
    <w:rsid w:val="006162B2"/>
    <w:rsid w:val="00625ADE"/>
    <w:rsid w:val="00651979"/>
    <w:rsid w:val="00655B1C"/>
    <w:rsid w:val="006620AE"/>
    <w:rsid w:val="006633FE"/>
    <w:rsid w:val="00664849"/>
    <w:rsid w:val="00675D9E"/>
    <w:rsid w:val="006C7CAC"/>
    <w:rsid w:val="006E6DFA"/>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F0825"/>
    <w:rsid w:val="009F48A2"/>
    <w:rsid w:val="00A2564A"/>
    <w:rsid w:val="00A26725"/>
    <w:rsid w:val="00A4510F"/>
    <w:rsid w:val="00A62ECF"/>
    <w:rsid w:val="00A8386A"/>
    <w:rsid w:val="00AC5BFD"/>
    <w:rsid w:val="00AE5B5C"/>
    <w:rsid w:val="00B03685"/>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4172F"/>
    <w:rsid w:val="00D53C83"/>
    <w:rsid w:val="00D6729C"/>
    <w:rsid w:val="00DE61DF"/>
    <w:rsid w:val="00DF7F04"/>
    <w:rsid w:val="00E51593"/>
    <w:rsid w:val="00E60649"/>
    <w:rsid w:val="00E63DC6"/>
    <w:rsid w:val="00E718C6"/>
    <w:rsid w:val="00EB7A55"/>
    <w:rsid w:val="00EB7F00"/>
    <w:rsid w:val="00EE74CB"/>
    <w:rsid w:val="00EF1976"/>
    <w:rsid w:val="00EF24CA"/>
    <w:rsid w:val="00F1562C"/>
    <w:rsid w:val="00FA1C3D"/>
    <w:rsid w:val="00FA3F6A"/>
    <w:rsid w:val="00FD6EC1"/>
    <w:rsid w:val="00FE6012"/>
    <w:rsid w:val="04993F99"/>
    <w:rsid w:val="0B5730A8"/>
    <w:rsid w:val="122D52DF"/>
    <w:rsid w:val="16F06031"/>
    <w:rsid w:val="28EC68D2"/>
    <w:rsid w:val="34FF0C81"/>
    <w:rsid w:val="4378353F"/>
    <w:rsid w:val="4B15553F"/>
    <w:rsid w:val="5F703D10"/>
    <w:rsid w:val="6A4A3B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qFormat="1" w:unhideWhenUsed="0" w:uiPriority="99" w:semiHidden="0" w:name="header"/>
    <w:lsdException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US" w:eastAsia="en-US" w:bidi="ar-SA"/>
    </w:rPr>
  </w:style>
  <w:style w:type="paragraph" w:styleId="2">
    <w:name w:val="heading 1"/>
    <w:basedOn w:val="1"/>
    <w:next w:val="1"/>
    <w:link w:val="20"/>
    <w:qFormat/>
    <w:uiPriority w:val="9"/>
    <w:pPr>
      <w:keepNext/>
      <w:keepLines/>
      <w:spacing w:before="240" w:after="120"/>
      <w:jc w:val="center"/>
      <w:outlineLvl w:val="0"/>
    </w:pPr>
    <w:rPr>
      <w:rFonts w:eastAsia="SimSun"/>
      <w:smallCaps/>
      <w:lang w:eastAsia="pt-BR"/>
    </w:rPr>
  </w:style>
  <w:style w:type="paragraph" w:styleId="3">
    <w:name w:val="heading 2"/>
    <w:basedOn w:val="2"/>
    <w:next w:val="1"/>
    <w:link w:val="21"/>
    <w:qFormat/>
    <w:uiPriority w:val="9"/>
    <w:pPr>
      <w:spacing w:before="180" w:after="60"/>
      <w:jc w:val="left"/>
      <w:outlineLvl w:val="1"/>
    </w:pPr>
    <w:rPr>
      <w:i/>
      <w:smallCaps w:val="0"/>
    </w:rPr>
  </w:style>
  <w:style w:type="paragraph" w:styleId="4">
    <w:name w:val="heading 3"/>
    <w:basedOn w:val="1"/>
    <w:next w:val="1"/>
    <w:link w:val="22"/>
    <w:qFormat/>
    <w:uiPriority w:val="9"/>
    <w:pPr>
      <w:jc w:val="both"/>
      <w:outlineLvl w:val="2"/>
    </w:pPr>
    <w:rPr>
      <w:sz w:val="1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41"/>
    <w:semiHidden/>
    <w:unhideWhenUsed/>
    <w:uiPriority w:val="99"/>
    <w:rPr>
      <w:rFonts w:ascii="Segoe UI" w:hAnsi="Segoe UI" w:cs="Segoe UI"/>
      <w:sz w:val="18"/>
      <w:szCs w:val="18"/>
    </w:rPr>
  </w:style>
  <w:style w:type="paragraph" w:styleId="8">
    <w:name w:val="Body Text Indent"/>
    <w:basedOn w:val="1"/>
    <w:link w:val="23"/>
    <w:qFormat/>
    <w:uiPriority w:val="99"/>
    <w:pPr>
      <w:ind w:firstLine="245"/>
      <w:jc w:val="both"/>
    </w:pPr>
  </w:style>
  <w:style w:type="paragraph" w:styleId="9">
    <w:name w:val="Body Text Indent 2"/>
    <w:basedOn w:val="1"/>
    <w:link w:val="40"/>
    <w:semiHidden/>
    <w:unhideWhenUsed/>
    <w:uiPriority w:val="99"/>
    <w:pPr>
      <w:spacing w:after="120" w:line="480" w:lineRule="auto"/>
      <w:ind w:left="360"/>
    </w:pPr>
  </w:style>
  <w:style w:type="paragraph" w:styleId="10">
    <w:name w:val="caption"/>
    <w:basedOn w:val="1"/>
    <w:next w:val="1"/>
    <w:qFormat/>
    <w:uiPriority w:val="35"/>
    <w:pPr>
      <w:spacing w:before="120" w:after="120"/>
    </w:pPr>
    <w:rPr>
      <w:bCs/>
      <w:smallCaps/>
    </w:rPr>
  </w:style>
  <w:style w:type="character" w:styleId="11">
    <w:name w:val="annotation reference"/>
    <w:qFormat/>
    <w:uiPriority w:val="0"/>
    <w:rPr>
      <w:sz w:val="16"/>
      <w:szCs w:val="16"/>
    </w:rPr>
  </w:style>
  <w:style w:type="paragraph" w:styleId="12">
    <w:name w:val="annotation text"/>
    <w:basedOn w:val="1"/>
    <w:link w:val="32"/>
    <w:uiPriority w:val="0"/>
  </w:style>
  <w:style w:type="paragraph" w:styleId="13">
    <w:name w:val="annotation subject"/>
    <w:basedOn w:val="12"/>
    <w:next w:val="12"/>
    <w:link w:val="42"/>
    <w:semiHidden/>
    <w:unhideWhenUsed/>
    <w:uiPriority w:val="99"/>
    <w:rPr>
      <w:b/>
      <w:bCs/>
    </w:rPr>
  </w:style>
  <w:style w:type="character" w:styleId="14">
    <w:name w:val="FollowedHyperlink"/>
    <w:basedOn w:val="5"/>
    <w:semiHidden/>
    <w:unhideWhenUsed/>
    <w:uiPriority w:val="99"/>
    <w:rPr>
      <w:color w:val="954F72" w:themeColor="followedHyperlink"/>
      <w:u w:val="single"/>
      <w14:textFill>
        <w14:solidFill>
          <w14:schemeClr w14:val="folHlink"/>
        </w14:solidFill>
      </w14:textFill>
    </w:rPr>
  </w:style>
  <w:style w:type="paragraph" w:styleId="15">
    <w:name w:val="footer"/>
    <w:basedOn w:val="1"/>
    <w:link w:val="25"/>
    <w:uiPriority w:val="99"/>
    <w:pPr>
      <w:tabs>
        <w:tab w:val="center" w:pos="4320"/>
        <w:tab w:val="right" w:pos="8640"/>
      </w:tabs>
    </w:pPr>
  </w:style>
  <w:style w:type="paragraph" w:styleId="16">
    <w:name w:val="header"/>
    <w:basedOn w:val="1"/>
    <w:link w:val="24"/>
    <w:qFormat/>
    <w:uiPriority w:val="99"/>
    <w:pPr>
      <w:tabs>
        <w:tab w:val="center" w:pos="4320"/>
        <w:tab w:val="right" w:pos="8640"/>
      </w:tabs>
    </w:pPr>
  </w:style>
  <w:style w:type="character" w:styleId="17">
    <w:name w:val="Hyperlink"/>
    <w:qFormat/>
    <w:uiPriority w:val="99"/>
    <w:rPr>
      <w:color w:val="0000FF"/>
      <w:u w:val="single"/>
    </w:rPr>
  </w:style>
  <w:style w:type="paragraph" w:styleId="1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9">
    <w:name w:val="Strong"/>
    <w:basedOn w:val="5"/>
    <w:qFormat/>
    <w:uiPriority w:val="22"/>
    <w:rPr>
      <w:b/>
      <w:bCs/>
    </w:rPr>
  </w:style>
  <w:style w:type="character" w:customStyle="1" w:styleId="20">
    <w:name w:val="Heading 1 Char"/>
    <w:basedOn w:val="5"/>
    <w:link w:val="2"/>
    <w:qFormat/>
    <w:uiPriority w:val="9"/>
    <w:rPr>
      <w:rFonts w:ascii="Times New Roman" w:hAnsi="Times New Roman" w:eastAsia="SimSun" w:cs="Times New Roman"/>
      <w:smallCaps/>
      <w:sz w:val="20"/>
      <w:szCs w:val="20"/>
      <w:lang w:eastAsia="pt-BR"/>
    </w:rPr>
  </w:style>
  <w:style w:type="character" w:customStyle="1" w:styleId="21">
    <w:name w:val="Heading 2 Char"/>
    <w:basedOn w:val="5"/>
    <w:link w:val="3"/>
    <w:qFormat/>
    <w:uiPriority w:val="9"/>
    <w:rPr>
      <w:rFonts w:ascii="Times New Roman" w:hAnsi="Times New Roman" w:eastAsia="SimSun" w:cs="Times New Roman"/>
      <w:i/>
      <w:sz w:val="20"/>
      <w:szCs w:val="20"/>
      <w:lang w:eastAsia="pt-BR"/>
    </w:rPr>
  </w:style>
  <w:style w:type="character" w:customStyle="1" w:styleId="22">
    <w:name w:val="Heading 3 Char"/>
    <w:basedOn w:val="5"/>
    <w:link w:val="4"/>
    <w:qFormat/>
    <w:uiPriority w:val="9"/>
    <w:rPr>
      <w:rFonts w:ascii="Times New Roman" w:hAnsi="Times New Roman" w:eastAsia="Times New Roman" w:cs="Times New Roman"/>
      <w:sz w:val="18"/>
      <w:szCs w:val="20"/>
    </w:rPr>
  </w:style>
  <w:style w:type="character" w:customStyle="1" w:styleId="23">
    <w:name w:val="Body Text Indent Char"/>
    <w:basedOn w:val="5"/>
    <w:link w:val="8"/>
    <w:qFormat/>
    <w:uiPriority w:val="99"/>
    <w:rPr>
      <w:rFonts w:ascii="Times New Roman" w:hAnsi="Times New Roman" w:eastAsia="Times New Roman" w:cs="Times New Roman"/>
      <w:sz w:val="20"/>
      <w:szCs w:val="20"/>
    </w:rPr>
  </w:style>
  <w:style w:type="character" w:customStyle="1" w:styleId="24">
    <w:name w:val="Header Char"/>
    <w:basedOn w:val="5"/>
    <w:link w:val="16"/>
    <w:qFormat/>
    <w:uiPriority w:val="99"/>
    <w:rPr>
      <w:rFonts w:ascii="Times New Roman" w:hAnsi="Times New Roman" w:eastAsia="Times New Roman" w:cs="Times New Roman"/>
      <w:sz w:val="20"/>
      <w:szCs w:val="20"/>
    </w:rPr>
  </w:style>
  <w:style w:type="character" w:customStyle="1" w:styleId="25">
    <w:name w:val="Footer Char"/>
    <w:basedOn w:val="5"/>
    <w:link w:val="15"/>
    <w:qFormat/>
    <w:uiPriority w:val="99"/>
    <w:rPr>
      <w:rFonts w:ascii="Times New Roman" w:hAnsi="Times New Roman" w:eastAsia="Times New Roman" w:cs="Times New Roman"/>
      <w:sz w:val="20"/>
      <w:szCs w:val="20"/>
    </w:rPr>
  </w:style>
  <w:style w:type="paragraph" w:customStyle="1" w:styleId="26">
    <w:name w:val="Author Data"/>
    <w:basedOn w:val="1"/>
    <w:autoRedefine/>
    <w:qFormat/>
    <w:uiPriority w:val="0"/>
    <w:pPr>
      <w:widowControl w:val="0"/>
      <w:spacing w:after="240"/>
      <w:jc w:val="center"/>
    </w:pPr>
    <w:rPr>
      <w:sz w:val="24"/>
    </w:rPr>
  </w:style>
  <w:style w:type="paragraph" w:customStyle="1" w:styleId="27">
    <w:name w:val="Abstract"/>
    <w:basedOn w:val="9"/>
    <w:autoRedefine/>
    <w:qFormat/>
    <w:uiPriority w:val="0"/>
    <w:pPr>
      <w:spacing w:after="0" w:line="240" w:lineRule="auto"/>
      <w:ind w:left="0"/>
      <w:jc w:val="both"/>
    </w:pPr>
    <w:rPr>
      <w:b/>
      <w:i/>
    </w:rPr>
  </w:style>
  <w:style w:type="paragraph" w:customStyle="1" w:styleId="28">
    <w:name w:val="paper title"/>
    <w:next w:val="1"/>
    <w:qFormat/>
    <w:uiPriority w:val="0"/>
    <w:pPr>
      <w:spacing w:after="360" w:line="240" w:lineRule="auto"/>
      <w:jc w:val="center"/>
    </w:pPr>
    <w:rPr>
      <w:rFonts w:ascii="Times New Roman" w:hAnsi="Times New Roman" w:eastAsia="MS Mincho" w:cs="Times New Roman"/>
      <w:sz w:val="48"/>
      <w:szCs w:val="48"/>
      <w:lang w:val="en-US" w:eastAsia="en-US" w:bidi="ar-SA"/>
    </w:rPr>
  </w:style>
  <w:style w:type="character" w:customStyle="1" w:styleId="29">
    <w:name w:val="Subtle Emphasis"/>
    <w:qFormat/>
    <w:uiPriority w:val="19"/>
    <w:rPr>
      <w:rFonts w:ascii="Times New Roman" w:hAnsi="Times New Roman"/>
      <w:i/>
      <w:sz w:val="18"/>
    </w:rPr>
  </w:style>
  <w:style w:type="paragraph" w:customStyle="1" w:styleId="30">
    <w:name w:val="Table Head"/>
    <w:basedOn w:val="1"/>
    <w:link w:val="31"/>
    <w:qFormat/>
    <w:uiPriority w:val="0"/>
    <w:rPr>
      <w:b/>
    </w:rPr>
  </w:style>
  <w:style w:type="character" w:customStyle="1" w:styleId="31">
    <w:name w:val="Table Head Char"/>
    <w:link w:val="30"/>
    <w:qFormat/>
    <w:locked/>
    <w:uiPriority w:val="0"/>
    <w:rPr>
      <w:rFonts w:ascii="Times New Roman" w:hAnsi="Times New Roman" w:eastAsia="Times New Roman" w:cs="Times New Roman"/>
      <w:b/>
      <w:sz w:val="20"/>
      <w:szCs w:val="20"/>
    </w:rPr>
  </w:style>
  <w:style w:type="character" w:customStyle="1" w:styleId="32">
    <w:name w:val="Comment Text Char"/>
    <w:basedOn w:val="5"/>
    <w:link w:val="12"/>
    <w:qFormat/>
    <w:uiPriority w:val="0"/>
    <w:rPr>
      <w:rFonts w:ascii="Times New Roman" w:hAnsi="Times New Roman" w:eastAsia="Times New Roman" w:cs="Times New Roman"/>
      <w:sz w:val="20"/>
      <w:szCs w:val="20"/>
    </w:rPr>
  </w:style>
  <w:style w:type="character" w:customStyle="1" w:styleId="33">
    <w:name w:val="AuthorName"/>
    <w:qFormat/>
    <w:uiPriority w:val="1"/>
    <w:rPr>
      <w:b/>
    </w:rPr>
  </w:style>
  <w:style w:type="paragraph" w:customStyle="1" w:styleId="34">
    <w:name w:val="BulletList"/>
    <w:basedOn w:val="8"/>
    <w:autoRedefine/>
    <w:qFormat/>
    <w:uiPriority w:val="0"/>
    <w:pPr>
      <w:numPr>
        <w:ilvl w:val="0"/>
        <w:numId w:val="1"/>
      </w:numPr>
      <w:ind w:left="720" w:hanging="432"/>
      <w:contextualSpacing/>
      <w:jc w:val="left"/>
    </w:pPr>
  </w:style>
  <w:style w:type="paragraph" w:customStyle="1" w:styleId="35">
    <w:name w:val="NumberedList"/>
    <w:basedOn w:val="34"/>
    <w:autoRedefine/>
    <w:qFormat/>
    <w:uiPriority w:val="0"/>
    <w:pPr>
      <w:numPr>
        <w:numId w:val="2"/>
      </w:numPr>
      <w:ind w:left="576" w:hanging="288"/>
    </w:pPr>
  </w:style>
  <w:style w:type="paragraph" w:customStyle="1" w:styleId="36">
    <w:name w:val="Source"/>
    <w:basedOn w:val="10"/>
    <w:uiPriority w:val="0"/>
    <w:pPr>
      <w:spacing w:before="20"/>
    </w:pPr>
    <w:rPr>
      <w:smallCaps w:val="0"/>
      <w:sz w:val="18"/>
      <w:szCs w:val="18"/>
    </w:rPr>
  </w:style>
  <w:style w:type="paragraph" w:customStyle="1" w:styleId="37">
    <w:name w:val="Table text"/>
    <w:basedOn w:val="1"/>
    <w:qFormat/>
    <w:uiPriority w:val="0"/>
  </w:style>
  <w:style w:type="paragraph" w:styleId="38">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paragraph" w:customStyle="1" w:styleId="39">
    <w:name w:val="BlockQuote"/>
    <w:basedOn w:val="8"/>
    <w:qFormat/>
    <w:uiPriority w:val="0"/>
    <w:pPr>
      <w:spacing w:after="240"/>
      <w:ind w:left="240" w:firstLine="0"/>
      <w:contextualSpacing/>
      <w:jc w:val="left"/>
    </w:pPr>
  </w:style>
  <w:style w:type="character" w:customStyle="1" w:styleId="40">
    <w:name w:val="Body Text Indent 2 Char"/>
    <w:basedOn w:val="5"/>
    <w:link w:val="9"/>
    <w:semiHidden/>
    <w:uiPriority w:val="99"/>
    <w:rPr>
      <w:rFonts w:ascii="Times New Roman" w:hAnsi="Times New Roman" w:eastAsia="Times New Roman" w:cs="Times New Roman"/>
      <w:sz w:val="20"/>
      <w:szCs w:val="20"/>
    </w:rPr>
  </w:style>
  <w:style w:type="character" w:customStyle="1" w:styleId="41">
    <w:name w:val="Balloon Text Char"/>
    <w:basedOn w:val="5"/>
    <w:link w:val="7"/>
    <w:semiHidden/>
    <w:qFormat/>
    <w:uiPriority w:val="99"/>
    <w:rPr>
      <w:rFonts w:ascii="Segoe UI" w:hAnsi="Segoe UI" w:eastAsia="Times New Roman" w:cs="Segoe UI"/>
      <w:sz w:val="18"/>
      <w:szCs w:val="18"/>
    </w:rPr>
  </w:style>
  <w:style w:type="character" w:customStyle="1" w:styleId="42">
    <w:name w:val="Comment Subject Char"/>
    <w:basedOn w:val="32"/>
    <w:link w:val="13"/>
    <w:semiHidden/>
    <w:uiPriority w:val="99"/>
    <w:rPr>
      <w:rFonts w:ascii="Times New Roman" w:hAnsi="Times New Roman" w:eastAsia="Times New Roman" w:cs="Times New Roman"/>
      <w:b/>
      <w:bCs/>
      <w:sz w:val="20"/>
      <w:szCs w:val="20"/>
    </w:rPr>
  </w:style>
  <w:style w:type="paragraph" w:customStyle="1" w:styleId="43">
    <w:name w:val="Revision"/>
    <w:hidden/>
    <w:semiHidden/>
    <w:uiPriority w:val="99"/>
    <w:pPr>
      <w:spacing w:after="0" w:line="240" w:lineRule="auto"/>
    </w:pPr>
    <w:rPr>
      <w:rFonts w:ascii="Times New Roman" w:hAnsi="Times New Roman" w:eastAsia="Times New Roman" w:cs="Times New Roman"/>
      <w:sz w:val="20"/>
      <w:szCs w:val="20"/>
      <w:lang w:val="en-US" w:eastAsia="en-US" w:bidi="ar-SA"/>
    </w:rPr>
  </w:style>
  <w:style w:type="character" w:customStyle="1" w:styleId="44">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654C3A-BD6E-442A-ACC5-79C6EBEACAD8}">
  <ds:schemaRefs/>
</ds:datastoreItem>
</file>

<file path=docProps/app.xml><?xml version="1.0" encoding="utf-8"?>
<Properties xmlns="http://schemas.openxmlformats.org/officeDocument/2006/extended-properties" xmlns:vt="http://schemas.openxmlformats.org/officeDocument/2006/docPropsVTypes">
  <Template>Normal</Template>
  <Pages>4</Pages>
  <Words>1184</Words>
  <Characters>5888</Characters>
  <Lines>99</Lines>
  <Paragraphs>27</Paragraphs>
  <TotalTime>776</TotalTime>
  <ScaleCrop>false</ScaleCrop>
  <LinksUpToDate>false</LinksUpToDate>
  <CharactersWithSpaces>7032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2023-02-08T15:42:00Z</dcterms:created>
  <dcterms:modified xsi:type="dcterms:W3CDTF">2026-06-22T06:00:55Z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eyJoZGlkIjoiY2QxNWY4Y2JjYzVjNDRjZDM2NGVmYTM3MzhiYmQ0YjYiLCJ1c2VySWQiOiI1NjcyMjUwNTc3ODcifQ==</vt:lpwstr>
  </property>
  <property fmtid="{D5CDD505-2E9C-101B-9397-08002B2CF9AE}" pid="3" name="KSOProductBuildVer">
    <vt:lpwstr>1033-12.1.0.26880</vt:lpwstr>
  </property>
  <property fmtid="{D5CDD505-2E9C-101B-9397-08002B2CF9AE}" pid="4" name="ICV">
    <vt:lpwstr>428C5CEC5B9C477A8CB9491320EDF3E3_13</vt:lpwstr>
  </property>
</Properties>
</file>